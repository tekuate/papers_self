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EE5585" w14:textId="77777777" w:rsidR="00632E70" w:rsidRDefault="00632E70" w:rsidP="00632E70">
      <w:pPr>
        <w:autoSpaceDE w:val="0"/>
        <w:rPr>
          <w:rFonts w:ascii="Times New Roman" w:eastAsia="AdvTimes" w:hAnsi="Times New Roman" w:cs="Times New Roman"/>
          <w:bCs/>
          <w:iCs/>
          <w:sz w:val="24"/>
          <w:szCs w:val="24"/>
        </w:rPr>
      </w:pPr>
      <w:bookmarkStart w:id="0" w:name="OLE_LINK194"/>
      <w:bookmarkStart w:id="1" w:name="OLE_LINK195"/>
      <w:r w:rsidRPr="00DB379E">
        <w:rPr>
          <w:rFonts w:ascii="Times New Roman" w:eastAsia="SimSun" w:hAnsi="Times New Roman" w:cs="Times New Roman" w:hint="eastAsia"/>
          <w:b/>
          <w:kern w:val="0"/>
          <w:sz w:val="24"/>
          <w:szCs w:val="24"/>
        </w:rPr>
        <w:t xml:space="preserve">Journal Name: </w:t>
      </w:r>
      <w:r w:rsidRPr="00DB379E">
        <w:rPr>
          <w:rFonts w:ascii="Times New Roman" w:eastAsia="AdvTimes" w:hAnsi="Times New Roman" w:cs="Times New Roman"/>
          <w:bCs/>
          <w:iCs/>
          <w:sz w:val="24"/>
          <w:szCs w:val="24"/>
        </w:rPr>
        <w:t>International Journal of Climatology</w:t>
      </w:r>
    </w:p>
    <w:p w14:paraId="16539035" w14:textId="77777777" w:rsidR="00632E70" w:rsidRDefault="00632E70" w:rsidP="00632E70">
      <w:pPr>
        <w:autoSpaceDE w:val="0"/>
        <w:rPr>
          <w:rFonts w:ascii="Times New Roman" w:eastAsia="AdvTimes" w:hAnsi="Times New Roman" w:cs="Times New Roman"/>
          <w:bCs/>
          <w:iCs/>
          <w:sz w:val="24"/>
          <w:szCs w:val="24"/>
        </w:rPr>
      </w:pPr>
      <w:r w:rsidRPr="00DB379E">
        <w:rPr>
          <w:rFonts w:ascii="Times New Roman" w:eastAsia="AdvTimes" w:hAnsi="Times New Roman" w:cs="Times New Roman"/>
          <w:b/>
          <w:bCs/>
          <w:iCs/>
          <w:sz w:val="24"/>
          <w:szCs w:val="24"/>
        </w:rPr>
        <w:t>M</w:t>
      </w:r>
      <w:r w:rsidRPr="00DB379E">
        <w:rPr>
          <w:rFonts w:ascii="Times New Roman" w:eastAsia="AdvTimes" w:hAnsi="Times New Roman" w:cs="Times New Roman" w:hint="eastAsia"/>
          <w:b/>
          <w:bCs/>
          <w:iCs/>
          <w:sz w:val="24"/>
          <w:szCs w:val="24"/>
        </w:rPr>
        <w:t xml:space="preserve">anuscript ID: </w:t>
      </w:r>
      <w:r w:rsidRPr="00DB379E">
        <w:rPr>
          <w:rFonts w:ascii="Times New Roman" w:eastAsia="AdvTimes" w:hAnsi="Times New Roman" w:cs="Times New Roman"/>
          <w:bCs/>
          <w:iCs/>
          <w:sz w:val="24"/>
          <w:szCs w:val="24"/>
        </w:rPr>
        <w:t>JOC-13-0063</w:t>
      </w:r>
    </w:p>
    <w:p w14:paraId="1ED00045" w14:textId="77777777" w:rsidR="00632E70" w:rsidRPr="00DA0312" w:rsidRDefault="00632E70" w:rsidP="00632E70">
      <w:pPr>
        <w:autoSpaceDE w:val="0"/>
        <w:rPr>
          <w:rFonts w:ascii="Times New Roman" w:eastAsia="SimSun" w:hAnsi="Times New Roman" w:cs="Times New Roman"/>
          <w:b/>
          <w:kern w:val="0"/>
          <w:sz w:val="24"/>
          <w:szCs w:val="24"/>
        </w:rPr>
      </w:pPr>
      <w:r w:rsidRPr="00DA0312">
        <w:rPr>
          <w:rFonts w:ascii="Times New Roman" w:eastAsia="SimSun" w:hAnsi="Times New Roman" w:cs="Times New Roman"/>
          <w:b/>
          <w:kern w:val="0"/>
          <w:sz w:val="24"/>
          <w:szCs w:val="24"/>
        </w:rPr>
        <w:t xml:space="preserve">Manuscript Title: </w:t>
      </w:r>
      <w:bookmarkStart w:id="2" w:name="OLE_LINK99"/>
      <w:bookmarkStart w:id="3" w:name="OLE_LINK100"/>
      <w:bookmarkStart w:id="4" w:name="OLE_LINK103"/>
      <w:bookmarkStart w:id="5" w:name="OLE_LINK104"/>
      <w:r w:rsidRPr="00DA0312">
        <w:rPr>
          <w:rFonts w:ascii="Times New Roman" w:eastAsia="SimSun" w:hAnsi="Times New Roman" w:cs="Times New Roman" w:hint="eastAsia"/>
          <w:kern w:val="0"/>
          <w:sz w:val="24"/>
          <w:szCs w:val="24"/>
        </w:rPr>
        <w:t xml:space="preserve">Climate impacts of </w:t>
      </w:r>
      <w:bookmarkStart w:id="6" w:name="OLE_LINK97"/>
      <w:bookmarkStart w:id="7" w:name="OLE_LINK98"/>
      <w:bookmarkStart w:id="8" w:name="OLE_LINK67"/>
      <w:bookmarkStart w:id="9" w:name="OLE_LINK11"/>
      <w:bookmarkStart w:id="10" w:name="OLE_LINK12"/>
      <w:bookmarkStart w:id="11" w:name="OLE_LINK145"/>
      <w:bookmarkStart w:id="12" w:name="OLE_LINK146"/>
      <w:r w:rsidRPr="00DA0312">
        <w:rPr>
          <w:rFonts w:ascii="Times New Roman" w:eastAsia="SimSun" w:hAnsi="Times New Roman" w:cs="Times New Roman" w:hint="eastAsia"/>
          <w:kern w:val="0"/>
          <w:sz w:val="24"/>
          <w:szCs w:val="24"/>
        </w:rPr>
        <w:t>stochastic perturbations</w:t>
      </w:r>
      <w:bookmarkEnd w:id="6"/>
      <w:bookmarkEnd w:id="7"/>
      <w:bookmarkEnd w:id="8"/>
      <w:r w:rsidRPr="00DA0312">
        <w:rPr>
          <w:rFonts w:ascii="Times New Roman" w:eastAsia="SimSun" w:hAnsi="Times New Roman" w:cs="Times New Roman" w:hint="eastAsia"/>
          <w:kern w:val="0"/>
          <w:sz w:val="24"/>
          <w:szCs w:val="24"/>
        </w:rPr>
        <w:t xml:space="preserve"> </w:t>
      </w:r>
      <w:bookmarkEnd w:id="9"/>
      <w:bookmarkEnd w:id="10"/>
      <w:r w:rsidRPr="00DA0312">
        <w:rPr>
          <w:rFonts w:ascii="Times New Roman" w:eastAsia="SimSun" w:hAnsi="Times New Roman" w:cs="Times New Roman" w:hint="eastAsia"/>
          <w:kern w:val="0"/>
          <w:sz w:val="24"/>
          <w:szCs w:val="24"/>
        </w:rPr>
        <w:t>in the atmosphere</w:t>
      </w:r>
      <w:bookmarkEnd w:id="11"/>
      <w:bookmarkEnd w:id="12"/>
      <w:r w:rsidRPr="00DA0312">
        <w:rPr>
          <w:rFonts w:ascii="Times New Roman" w:eastAsia="SimSun" w:hAnsi="Times New Roman" w:cs="Times New Roman" w:hint="eastAsia"/>
          <w:kern w:val="0"/>
          <w:sz w:val="24"/>
          <w:szCs w:val="24"/>
        </w:rPr>
        <w:t xml:space="preserve"> on the ocean</w:t>
      </w:r>
      <w:bookmarkEnd w:id="2"/>
      <w:bookmarkEnd w:id="3"/>
      <w:r w:rsidRPr="00DA0312">
        <w:rPr>
          <w:rFonts w:ascii="Times New Roman" w:eastAsia="SimSun" w:hAnsi="Times New Roman" w:cs="Times New Roman" w:hint="eastAsia"/>
          <w:kern w:val="0"/>
          <w:sz w:val="24"/>
          <w:szCs w:val="24"/>
        </w:rPr>
        <w:t xml:space="preserve">: </w:t>
      </w:r>
      <w:bookmarkEnd w:id="4"/>
      <w:bookmarkEnd w:id="5"/>
      <w:r w:rsidRPr="00DA0312">
        <w:rPr>
          <w:rFonts w:ascii="Times New Roman" w:eastAsia="SimSun" w:hAnsi="Times New Roman" w:cs="Times New Roman" w:hint="eastAsia"/>
          <w:kern w:val="0"/>
          <w:sz w:val="24"/>
          <w:szCs w:val="24"/>
        </w:rPr>
        <w:t xml:space="preserve">sea </w:t>
      </w:r>
      <w:r w:rsidRPr="00DA0312">
        <w:rPr>
          <w:rFonts w:ascii="Times New Roman" w:eastAsia="SimSun" w:hAnsi="Times New Roman" w:cs="Times New Roman"/>
          <w:kern w:val="0"/>
          <w:sz w:val="24"/>
          <w:szCs w:val="24"/>
        </w:rPr>
        <w:t>surface</w:t>
      </w:r>
      <w:r w:rsidRPr="00DA0312">
        <w:rPr>
          <w:rFonts w:ascii="Times New Roman" w:eastAsia="SimSun" w:hAnsi="Times New Roman" w:cs="Times New Roman" w:hint="eastAsia"/>
          <w:kern w:val="0"/>
          <w:sz w:val="24"/>
          <w:szCs w:val="24"/>
        </w:rPr>
        <w:t xml:space="preserve"> </w:t>
      </w:r>
      <w:r w:rsidRPr="00DA0312">
        <w:rPr>
          <w:rFonts w:ascii="Times New Roman" w:eastAsia="SimSun" w:hAnsi="Times New Roman" w:cs="Times New Roman"/>
          <w:kern w:val="0"/>
          <w:sz w:val="24"/>
          <w:szCs w:val="24"/>
        </w:rPr>
        <w:t>temperature</w:t>
      </w:r>
      <w:r w:rsidRPr="00DA0312">
        <w:rPr>
          <w:rFonts w:ascii="Times New Roman" w:eastAsia="SimSun" w:hAnsi="Times New Roman" w:cs="Times New Roman" w:hint="eastAsia"/>
          <w:kern w:val="0"/>
          <w:sz w:val="24"/>
          <w:szCs w:val="24"/>
        </w:rPr>
        <w:t xml:space="preserve">, </w:t>
      </w:r>
      <w:r w:rsidRPr="00DA0312">
        <w:rPr>
          <w:rFonts w:ascii="Times New Roman" w:eastAsia="SimSun" w:hAnsi="Times New Roman" w:cs="Times New Roman"/>
          <w:kern w:val="0"/>
          <w:sz w:val="24"/>
          <w:szCs w:val="24"/>
        </w:rPr>
        <w:t>Meridio</w:t>
      </w:r>
      <w:r w:rsidRPr="00DA0312">
        <w:rPr>
          <w:rFonts w:ascii="Times New Roman" w:eastAsia="SimSun" w:hAnsi="Times New Roman" w:cs="Times New Roman" w:hint="eastAsia"/>
          <w:kern w:val="0"/>
          <w:sz w:val="24"/>
          <w:szCs w:val="24"/>
        </w:rPr>
        <w:t xml:space="preserve">nal overturning </w:t>
      </w:r>
      <w:r w:rsidRPr="00DA0312">
        <w:rPr>
          <w:rFonts w:ascii="Times New Roman" w:eastAsia="SimSun" w:hAnsi="Times New Roman" w:cs="Times New Roman"/>
          <w:kern w:val="0"/>
          <w:sz w:val="24"/>
          <w:szCs w:val="24"/>
        </w:rPr>
        <w:t>circulat</w:t>
      </w:r>
      <w:r w:rsidRPr="00DA0312">
        <w:rPr>
          <w:rFonts w:ascii="Times New Roman" w:eastAsia="SimSun" w:hAnsi="Times New Roman" w:cs="Times New Roman" w:hint="eastAsia"/>
          <w:kern w:val="0"/>
          <w:sz w:val="24"/>
          <w:szCs w:val="24"/>
        </w:rPr>
        <w:t xml:space="preserve">ion and the ENSO </w:t>
      </w:r>
      <w:r w:rsidRPr="00DA0312">
        <w:rPr>
          <w:rFonts w:ascii="Times New Roman" w:eastAsia="SimSun" w:hAnsi="Times New Roman" w:cs="Times New Roman"/>
          <w:kern w:val="0"/>
          <w:sz w:val="24"/>
          <w:szCs w:val="24"/>
        </w:rPr>
        <w:t>variability</w:t>
      </w:r>
    </w:p>
    <w:p w14:paraId="2CA727B1" w14:textId="77777777" w:rsidR="00632E70" w:rsidRPr="00DB379E" w:rsidRDefault="00632E70" w:rsidP="00632E70">
      <w:pPr>
        <w:autoSpaceDE w:val="0"/>
        <w:spacing w:line="480" w:lineRule="auto"/>
        <w:ind w:firstLineChars="200" w:firstLine="480"/>
        <w:rPr>
          <w:rFonts w:ascii="Times New Roman" w:eastAsia="AdvTimes" w:hAnsi="Times New Roman" w:cs="Times New Roman"/>
          <w:bCs/>
          <w:iCs/>
          <w:sz w:val="24"/>
          <w:szCs w:val="24"/>
        </w:rPr>
      </w:pPr>
      <w:r>
        <w:rPr>
          <w:rFonts w:ascii="Times New Roman" w:eastAsia="AdvTimes" w:hAnsi="Times New Roman" w:cs="Times New Roman"/>
          <w:bCs/>
          <w:iCs/>
          <w:sz w:val="24"/>
          <w:szCs w:val="24"/>
        </w:rPr>
        <w:t>In the following, the text with italicization indicates the reviewer’s comments, and the normal text is our response.</w:t>
      </w:r>
    </w:p>
    <w:p w14:paraId="795BD3E4" w14:textId="3FC65AC1" w:rsidR="00632E70" w:rsidRDefault="00632E70" w:rsidP="00632E70">
      <w:pPr>
        <w:widowControl/>
        <w:spacing w:beforeLines="50" w:before="156" w:afterLines="50" w:after="156"/>
        <w:rPr>
          <w:rFonts w:ascii="Times New Roman" w:eastAsia="SimSun" w:hAnsi="Times New Roman" w:cs="Times New Roman"/>
          <w:b/>
          <w:kern w:val="0"/>
          <w:sz w:val="24"/>
          <w:szCs w:val="24"/>
        </w:rPr>
      </w:pPr>
      <w:r>
        <w:rPr>
          <w:rFonts w:ascii="Times New Roman" w:eastAsia="SimSun" w:hAnsi="Times New Roman" w:cs="Times New Roman"/>
          <w:b/>
          <w:kern w:val="0"/>
          <w:sz w:val="24"/>
          <w:szCs w:val="24"/>
        </w:rPr>
        <w:t xml:space="preserve">Reply to Reviewer </w:t>
      </w:r>
      <w:r>
        <w:rPr>
          <w:rFonts w:ascii="Times New Roman" w:eastAsia="SimSun" w:hAnsi="Times New Roman" w:cs="Times New Roman" w:hint="eastAsia"/>
          <w:b/>
          <w:kern w:val="0"/>
          <w:sz w:val="24"/>
          <w:szCs w:val="24"/>
        </w:rPr>
        <w:t>2</w:t>
      </w:r>
      <w:r>
        <w:rPr>
          <w:rFonts w:ascii="Times New Roman" w:eastAsia="SimSun" w:hAnsi="Times New Roman" w:cs="Times New Roman"/>
          <w:b/>
          <w:kern w:val="0"/>
          <w:sz w:val="24"/>
          <w:szCs w:val="24"/>
        </w:rPr>
        <w:t>:</w:t>
      </w:r>
    </w:p>
    <w:p w14:paraId="52DCCDE9" w14:textId="77777777" w:rsidR="00632E70" w:rsidRDefault="00632E70" w:rsidP="00656890">
      <w:pPr>
        <w:widowControl/>
        <w:spacing w:beforeLines="50" w:before="156" w:afterLines="50" w:after="156"/>
        <w:ind w:firstLineChars="200" w:firstLine="482"/>
        <w:rPr>
          <w:rFonts w:ascii="Times New Roman" w:eastAsia="SimSun" w:hAnsi="Times New Roman" w:cs="Times New Roman"/>
          <w:b/>
          <w:i/>
          <w:kern w:val="0"/>
          <w:sz w:val="24"/>
          <w:szCs w:val="24"/>
        </w:rPr>
      </w:pPr>
      <w:r>
        <w:rPr>
          <w:rFonts w:ascii="Times New Roman" w:eastAsia="SimSun" w:hAnsi="Times New Roman" w:cs="Times New Roman"/>
          <w:b/>
          <w:i/>
          <w:kern w:val="0"/>
          <w:sz w:val="24"/>
          <w:szCs w:val="24"/>
        </w:rPr>
        <w:t>Comments to the Author</w:t>
      </w:r>
    </w:p>
    <w:bookmarkEnd w:id="0"/>
    <w:bookmarkEnd w:id="1"/>
    <w:p w14:paraId="3BBEA885" w14:textId="77777777" w:rsidR="00334F7F" w:rsidRPr="00632E70" w:rsidRDefault="00334F7F" w:rsidP="00334F7F">
      <w:pPr>
        <w:widowControl/>
        <w:spacing w:beforeLines="50" w:before="156" w:afterLines="50" w:after="156"/>
        <w:ind w:firstLineChars="200" w:firstLine="480"/>
        <w:rPr>
          <w:rFonts w:ascii="Times New Roman" w:eastAsia="SimSun" w:hAnsi="Times New Roman" w:cs="Times New Roman"/>
          <w:i/>
          <w:kern w:val="0"/>
          <w:sz w:val="24"/>
          <w:szCs w:val="24"/>
        </w:rPr>
      </w:pPr>
      <w:r w:rsidRPr="00632E70">
        <w:rPr>
          <w:rFonts w:ascii="Times New Roman" w:eastAsia="SimSun" w:hAnsi="Times New Roman" w:cs="Times New Roman"/>
          <w:i/>
          <w:kern w:val="0"/>
          <w:sz w:val="24"/>
          <w:szCs w:val="24"/>
        </w:rPr>
        <w:t>This paper discusses some of the effects of the weather variability on the mean state of the ocean and the atmosphere, based on an Interactive Ensemble (IE) strategy with the CSM model. Reducing the influence of weather noise leads to a surface cooling, which is largest in most polar regions and is attributed to weakened evaporation, enhanced by the positive ice-albedo feedbacks and a weakening of the meridional overturning circulation (MOC). The changes in rainfall are also discussed.</w:t>
      </w:r>
    </w:p>
    <w:p w14:paraId="1C53D0FB" w14:textId="77777777" w:rsidR="00334F7F" w:rsidRDefault="00334F7F" w:rsidP="00334F7F">
      <w:pPr>
        <w:widowControl/>
        <w:spacing w:beforeLines="50" w:before="156" w:afterLines="50" w:after="156"/>
        <w:ind w:firstLineChars="200" w:firstLine="480"/>
        <w:rPr>
          <w:rFonts w:ascii="Times New Roman" w:eastAsia="SimSun" w:hAnsi="Times New Roman" w:cs="Times New Roman"/>
          <w:i/>
          <w:kern w:val="0"/>
          <w:sz w:val="24"/>
          <w:szCs w:val="24"/>
        </w:rPr>
      </w:pPr>
      <w:r w:rsidRPr="00632E70">
        <w:rPr>
          <w:rFonts w:ascii="Times New Roman" w:eastAsia="SimSun" w:hAnsi="Times New Roman" w:cs="Times New Roman"/>
          <w:i/>
          <w:kern w:val="0"/>
          <w:sz w:val="24"/>
          <w:szCs w:val="24"/>
        </w:rPr>
        <w:t xml:space="preserve">Although some of the results are of interest, the analysis is mostly superficial and descriptive. Some of the effects of the </w:t>
      </w:r>
      <w:r w:rsidRPr="00594136">
        <w:rPr>
          <w:rFonts w:ascii="Times New Roman" w:eastAsia="SimSun" w:hAnsi="Times New Roman" w:cs="Times New Roman"/>
          <w:i/>
          <w:kern w:val="0"/>
          <w:sz w:val="24"/>
          <w:szCs w:val="24"/>
          <w:highlight w:val="yellow"/>
        </w:rPr>
        <w:t>weather forcing</w:t>
      </w:r>
      <w:r w:rsidRPr="00632E70">
        <w:rPr>
          <w:rFonts w:ascii="Times New Roman" w:eastAsia="SimSun" w:hAnsi="Times New Roman" w:cs="Times New Roman"/>
          <w:i/>
          <w:kern w:val="0"/>
          <w:sz w:val="24"/>
          <w:szCs w:val="24"/>
        </w:rPr>
        <w:t xml:space="preserve"> are obvious, and in most cases little new insight is provided, except in the discussion of the impact of the MOC changes. Hence, more work and major revisions are needed before the paper can be considered for publication in IJC. </w:t>
      </w:r>
    </w:p>
    <w:p w14:paraId="03C16809" w14:textId="7B972958" w:rsidR="00632E70" w:rsidRPr="00EE4B39" w:rsidRDefault="00632E70" w:rsidP="00632E70">
      <w:pPr>
        <w:widowControl/>
        <w:spacing w:beforeLines="50" w:before="156" w:afterLines="50" w:after="156"/>
        <w:rPr>
          <w:rFonts w:ascii="Times New Roman" w:eastAsia="SimSun" w:hAnsi="Times New Roman" w:cs="Times New Roman"/>
          <w:bCs/>
        </w:rPr>
      </w:pPr>
      <w:r w:rsidRPr="00632E70">
        <w:rPr>
          <w:rFonts w:ascii="Times New Roman" w:eastAsia="SimSun" w:hAnsi="Times New Roman" w:cs="Times New Roman" w:hint="eastAsia"/>
          <w:b/>
          <w:kern w:val="0"/>
          <w:sz w:val="24"/>
          <w:szCs w:val="24"/>
        </w:rPr>
        <w:t>Response:</w:t>
      </w:r>
      <w:r>
        <w:rPr>
          <w:rFonts w:ascii="Times New Roman" w:eastAsia="SimSun" w:hAnsi="Times New Roman" w:cs="Times New Roman" w:hint="eastAsia"/>
          <w:i/>
          <w:kern w:val="0"/>
          <w:sz w:val="24"/>
          <w:szCs w:val="24"/>
        </w:rPr>
        <w:t xml:space="preserve"> </w:t>
      </w:r>
      <w:r w:rsidRPr="00DA0312">
        <w:rPr>
          <w:rFonts w:ascii="Times New Roman" w:eastAsia="SimSun" w:hAnsi="Times New Roman" w:cs="Times New Roman"/>
          <w:kern w:val="0"/>
          <w:sz w:val="24"/>
          <w:szCs w:val="24"/>
        </w:rPr>
        <w:t xml:space="preserve">Thank you for </w:t>
      </w:r>
      <w:del w:id="13" w:author="ZHANGM.H." w:date="2013-08-22T08:37:00Z">
        <w:r w:rsidRPr="00DA0312" w:rsidDel="005D10C0">
          <w:rPr>
            <w:rFonts w:ascii="Times New Roman" w:eastAsia="SimSun" w:hAnsi="Times New Roman" w:cs="Times New Roman"/>
            <w:kern w:val="0"/>
            <w:sz w:val="24"/>
            <w:szCs w:val="24"/>
          </w:rPr>
          <w:delText xml:space="preserve">the </w:delText>
        </w:r>
      </w:del>
      <w:ins w:id="14" w:author="ZHANGM.H." w:date="2013-08-22T08:37:00Z">
        <w:r w:rsidR="005D10C0">
          <w:rPr>
            <w:rFonts w:ascii="Times New Roman" w:eastAsia="SimSun" w:hAnsi="Times New Roman" w:cs="Times New Roman"/>
            <w:kern w:val="0"/>
            <w:sz w:val="24"/>
            <w:szCs w:val="24"/>
          </w:rPr>
          <w:t>your</w:t>
        </w:r>
        <w:r w:rsidR="005D10C0" w:rsidRPr="00DA0312">
          <w:rPr>
            <w:rFonts w:ascii="Times New Roman" w:eastAsia="SimSun" w:hAnsi="Times New Roman" w:cs="Times New Roman"/>
            <w:kern w:val="0"/>
            <w:sz w:val="24"/>
            <w:szCs w:val="24"/>
          </w:rPr>
          <w:t xml:space="preserve"> </w:t>
        </w:r>
      </w:ins>
      <w:r w:rsidRPr="00DA0312">
        <w:rPr>
          <w:rFonts w:ascii="Times New Roman" w:eastAsia="SimSun" w:hAnsi="Times New Roman" w:cs="Times New Roman"/>
          <w:kern w:val="0"/>
          <w:sz w:val="24"/>
          <w:szCs w:val="24"/>
        </w:rPr>
        <w:t>insightful comments</w:t>
      </w:r>
      <w:r>
        <w:rPr>
          <w:rFonts w:ascii="Times New Roman" w:eastAsia="SimSun" w:hAnsi="Times New Roman" w:cs="Times New Roman" w:hint="eastAsia"/>
          <w:kern w:val="0"/>
          <w:sz w:val="24"/>
          <w:szCs w:val="24"/>
        </w:rPr>
        <w:t xml:space="preserve">. In the updated manuscript, we focused on the influence of </w:t>
      </w:r>
      <w:r w:rsidRPr="00EE4B39">
        <w:rPr>
          <w:rFonts w:ascii="Times New Roman" w:eastAsia="SimSun" w:hAnsi="Times New Roman" w:cs="Times New Roman"/>
          <w:kern w:val="0"/>
          <w:sz w:val="24"/>
          <w:szCs w:val="24"/>
        </w:rPr>
        <w:t>stochastic noise generated by atmospheric dynamics</w:t>
      </w:r>
      <w:r w:rsidRPr="00EE4B39">
        <w:rPr>
          <w:rFonts w:ascii="Times New Roman" w:eastAsia="SimSun" w:hAnsi="Times New Roman" w:cs="Times New Roman" w:hint="eastAsia"/>
          <w:kern w:val="0"/>
          <w:sz w:val="24"/>
          <w:szCs w:val="24"/>
        </w:rPr>
        <w:t xml:space="preserve"> on the ocean. The mixed layer ocean heat budget</w:t>
      </w:r>
      <w:r w:rsidR="00EE4B39" w:rsidRPr="00EE4B39">
        <w:rPr>
          <w:rFonts w:ascii="Times New Roman" w:eastAsia="SimSun" w:hAnsi="Times New Roman" w:cs="Times New Roman" w:hint="eastAsia"/>
          <w:kern w:val="0"/>
          <w:sz w:val="24"/>
          <w:szCs w:val="24"/>
        </w:rPr>
        <w:t>, the oceanic m</w:t>
      </w:r>
      <w:r w:rsidR="00EE4B39" w:rsidRPr="00EE4B39">
        <w:rPr>
          <w:rFonts w:ascii="Times New Roman" w:eastAsia="SimSun" w:hAnsi="Times New Roman" w:cs="Times New Roman"/>
          <w:kern w:val="0"/>
          <w:sz w:val="24"/>
          <w:szCs w:val="24"/>
        </w:rPr>
        <w:t>eridional overturning circulation</w:t>
      </w:r>
      <w:r w:rsidR="00EE4B39" w:rsidRPr="00EE4B39">
        <w:rPr>
          <w:rFonts w:ascii="Times New Roman" w:eastAsia="SimSun" w:hAnsi="Times New Roman" w:cs="Times New Roman" w:hint="eastAsia"/>
          <w:kern w:val="0"/>
          <w:sz w:val="24"/>
          <w:szCs w:val="24"/>
        </w:rPr>
        <w:t xml:space="preserve"> (MOC) </w:t>
      </w:r>
      <w:r w:rsidR="00EE4B39" w:rsidRPr="00EE4B39">
        <w:rPr>
          <w:rFonts w:ascii="Times New Roman" w:eastAsia="SimSun" w:hAnsi="Times New Roman" w:cs="Times New Roman"/>
          <w:kern w:val="0"/>
          <w:sz w:val="24"/>
          <w:szCs w:val="24"/>
        </w:rPr>
        <w:t xml:space="preserve">and </w:t>
      </w:r>
      <w:r w:rsidR="00EE4B39" w:rsidRPr="00EE4B39">
        <w:rPr>
          <w:rFonts w:ascii="Times New Roman" w:eastAsia="SimSun" w:hAnsi="Times New Roman" w:cs="Times New Roman" w:hint="eastAsia"/>
          <w:kern w:val="0"/>
          <w:sz w:val="24"/>
          <w:szCs w:val="24"/>
        </w:rPr>
        <w:t>the ENSO variability were examined</w:t>
      </w:r>
      <w:r w:rsidR="00EE4B39" w:rsidRPr="00EE4B39">
        <w:rPr>
          <w:rFonts w:ascii="Times New Roman" w:eastAsia="SimSun" w:hAnsi="Times New Roman" w:cs="Times New Roman"/>
          <w:kern w:val="0"/>
          <w:sz w:val="24"/>
          <w:szCs w:val="24"/>
        </w:rPr>
        <w:t xml:space="preserve">. </w:t>
      </w:r>
      <w:r w:rsidR="00EE4B39" w:rsidRPr="00EE4B39">
        <w:rPr>
          <w:rFonts w:ascii="Times New Roman" w:eastAsia="SimSun" w:hAnsi="Times New Roman" w:cs="Times New Roman" w:hint="eastAsia"/>
          <w:kern w:val="0"/>
          <w:sz w:val="24"/>
          <w:szCs w:val="24"/>
        </w:rPr>
        <w:t xml:space="preserve">The </w:t>
      </w:r>
      <w:r w:rsidR="00EE4B39" w:rsidRPr="00EE4B39">
        <w:rPr>
          <w:rFonts w:ascii="Times New Roman" w:eastAsia="SimSun" w:hAnsi="Times New Roman" w:cs="Times New Roman"/>
          <w:kern w:val="0"/>
          <w:sz w:val="24"/>
          <w:szCs w:val="24"/>
        </w:rPr>
        <w:t>possible</w:t>
      </w:r>
      <w:r w:rsidR="00EE4B39" w:rsidRPr="00EE4B39">
        <w:rPr>
          <w:rFonts w:ascii="Times New Roman" w:eastAsia="SimSun" w:hAnsi="Times New Roman" w:cs="Times New Roman" w:hint="eastAsia"/>
          <w:kern w:val="0"/>
          <w:sz w:val="24"/>
          <w:szCs w:val="24"/>
        </w:rPr>
        <w:t xml:space="preserve"> roles of the </w:t>
      </w:r>
      <w:r w:rsidR="00EE4B39" w:rsidRPr="00DA0312">
        <w:rPr>
          <w:rFonts w:ascii="Times New Roman" w:eastAsia="SimSun" w:hAnsi="Times New Roman" w:cs="Times New Roman" w:hint="eastAsia"/>
          <w:kern w:val="0"/>
          <w:sz w:val="24"/>
          <w:szCs w:val="24"/>
        </w:rPr>
        <w:t>stochastic perturbations in the atmosphere</w:t>
      </w:r>
      <w:r w:rsidR="00EE4B39">
        <w:rPr>
          <w:rFonts w:ascii="Times New Roman" w:eastAsia="SimSun" w:hAnsi="Times New Roman" w:cs="Times New Roman" w:hint="eastAsia"/>
          <w:kern w:val="0"/>
          <w:sz w:val="24"/>
          <w:szCs w:val="24"/>
        </w:rPr>
        <w:t xml:space="preserve"> were discussed.</w:t>
      </w:r>
      <w:r>
        <w:rPr>
          <w:rFonts w:ascii="Times New Roman" w:eastAsia="SimSun" w:hAnsi="Times New Roman" w:cs="Times New Roman" w:hint="eastAsia"/>
          <w:kern w:val="0"/>
          <w:sz w:val="24"/>
          <w:szCs w:val="24"/>
        </w:rPr>
        <w:t xml:space="preserve"> </w:t>
      </w:r>
      <w:r w:rsidRPr="00DA0312">
        <w:rPr>
          <w:rFonts w:ascii="Times New Roman" w:eastAsia="SimSun" w:hAnsi="Times New Roman" w:cs="Times New Roman"/>
          <w:kern w:val="0"/>
          <w:sz w:val="24"/>
          <w:szCs w:val="24"/>
        </w:rPr>
        <w:t>Here is the item-by-item reply to your comments.</w:t>
      </w:r>
    </w:p>
    <w:p w14:paraId="5684FEC8" w14:textId="77777777" w:rsidR="00334F7F" w:rsidRPr="00EE4B39" w:rsidRDefault="00334F7F" w:rsidP="00656890">
      <w:pPr>
        <w:widowControl/>
        <w:spacing w:beforeLines="50" w:before="156" w:afterLines="50" w:after="156"/>
        <w:ind w:firstLineChars="200" w:firstLine="482"/>
        <w:rPr>
          <w:rFonts w:ascii="Times New Roman" w:eastAsia="SimSun" w:hAnsi="Times New Roman" w:cs="Times New Roman"/>
          <w:b/>
          <w:i/>
          <w:kern w:val="0"/>
          <w:sz w:val="24"/>
          <w:szCs w:val="24"/>
        </w:rPr>
      </w:pPr>
      <w:r w:rsidRPr="00EE4B39">
        <w:rPr>
          <w:rFonts w:ascii="Times New Roman" w:eastAsia="SimSun" w:hAnsi="Times New Roman" w:cs="Times New Roman"/>
          <w:b/>
          <w:i/>
          <w:kern w:val="0"/>
          <w:sz w:val="24"/>
          <w:szCs w:val="24"/>
        </w:rPr>
        <w:t>Major comments</w:t>
      </w:r>
    </w:p>
    <w:p w14:paraId="54192507" w14:textId="77777777" w:rsidR="00EE4B39" w:rsidRDefault="00334F7F" w:rsidP="00946052">
      <w:pPr>
        <w:pStyle w:val="ListParagraph"/>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946052">
        <w:rPr>
          <w:rFonts w:ascii="Times New Roman" w:eastAsia="SimSun" w:hAnsi="Times New Roman" w:cs="Times New Roman"/>
          <w:i/>
          <w:kern w:val="0"/>
          <w:sz w:val="24"/>
          <w:szCs w:val="24"/>
        </w:rPr>
        <w:t>The style is poor, wordy at time, and the English often approximate. Please try to improve them.</w:t>
      </w:r>
      <w:r w:rsidR="00EE4B39">
        <w:rPr>
          <w:rFonts w:ascii="Times New Roman" w:eastAsia="SimSun" w:hAnsi="Times New Roman" w:cs="Times New Roman" w:hint="eastAsia"/>
          <w:i/>
          <w:kern w:val="0"/>
          <w:sz w:val="24"/>
          <w:szCs w:val="24"/>
        </w:rPr>
        <w:t xml:space="preserve"> </w:t>
      </w:r>
    </w:p>
    <w:p w14:paraId="472F1114" w14:textId="63AE6AF0" w:rsidR="00334F7F" w:rsidRPr="00EE4B39" w:rsidRDefault="00EE4B39" w:rsidP="00EE4B39">
      <w:pPr>
        <w:widowControl/>
        <w:spacing w:beforeLines="50" w:before="156" w:afterLines="50" w:after="156"/>
        <w:rPr>
          <w:rFonts w:ascii="Times New Roman" w:eastAsia="SimSun" w:hAnsi="Times New Roman" w:cs="Times New Roman"/>
          <w:i/>
          <w:kern w:val="0"/>
          <w:sz w:val="24"/>
          <w:szCs w:val="24"/>
        </w:rPr>
      </w:pPr>
      <w:r w:rsidRPr="00EE4B39">
        <w:rPr>
          <w:rFonts w:ascii="Times New Roman" w:eastAsia="SimSun" w:hAnsi="Times New Roman" w:cs="Times New Roman"/>
          <w:b/>
          <w:kern w:val="0"/>
          <w:sz w:val="24"/>
          <w:szCs w:val="24"/>
        </w:rPr>
        <w:t xml:space="preserve">Response: </w:t>
      </w:r>
      <w:r w:rsidRPr="00EE4B39">
        <w:rPr>
          <w:rFonts w:ascii="Times New Roman" w:eastAsia="SimSun" w:hAnsi="Times New Roman" w:cs="Times New Roman"/>
          <w:kern w:val="0"/>
          <w:sz w:val="24"/>
          <w:szCs w:val="24"/>
        </w:rPr>
        <w:t>D</w:t>
      </w:r>
      <w:r w:rsidRPr="00EE4B39">
        <w:rPr>
          <w:rFonts w:ascii="Times New Roman" w:eastAsia="SimSun" w:hAnsi="Times New Roman" w:cs="Times New Roman" w:hint="eastAsia"/>
          <w:kern w:val="0"/>
          <w:sz w:val="24"/>
          <w:szCs w:val="24"/>
        </w:rPr>
        <w:t>one as suggested. The text has been extensively reworded</w:t>
      </w:r>
    </w:p>
    <w:p w14:paraId="1B6A986A" w14:textId="77777777" w:rsidR="00334F7F" w:rsidRPr="00946052" w:rsidRDefault="00334F7F" w:rsidP="00946052">
      <w:pPr>
        <w:pStyle w:val="ListParagraph"/>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946052">
        <w:rPr>
          <w:rFonts w:ascii="Times New Roman" w:eastAsia="SimSun" w:hAnsi="Times New Roman" w:cs="Times New Roman"/>
          <w:i/>
          <w:kern w:val="0"/>
          <w:sz w:val="24"/>
          <w:szCs w:val="24"/>
        </w:rPr>
        <w:t xml:space="preserve">The discussion is often limited to showing figures and describing the differences between standard and IE simulations. It should also give physical insights, and always explain or speculate on the reasons for the differences. For example, no explanation is provided when remarking that </w:t>
      </w:r>
      <w:bookmarkStart w:id="15" w:name="OLE_LINK151"/>
      <w:bookmarkStart w:id="16" w:name="OLE_LINK152"/>
      <w:r w:rsidRPr="00946052">
        <w:rPr>
          <w:rFonts w:ascii="Times New Roman" w:eastAsia="SimSun" w:hAnsi="Times New Roman" w:cs="Times New Roman"/>
          <w:i/>
          <w:kern w:val="0"/>
          <w:sz w:val="24"/>
          <w:szCs w:val="24"/>
        </w:rPr>
        <w:t>the spread due to initial conditions occur where the differences are largest</w:t>
      </w:r>
      <w:bookmarkEnd w:id="15"/>
      <w:bookmarkEnd w:id="16"/>
      <w:r w:rsidRPr="00946052">
        <w:rPr>
          <w:rFonts w:ascii="Times New Roman" w:eastAsia="SimSun" w:hAnsi="Times New Roman" w:cs="Times New Roman"/>
          <w:i/>
          <w:kern w:val="0"/>
          <w:sz w:val="24"/>
          <w:szCs w:val="24"/>
        </w:rPr>
        <w:t>. Is it that hard to figure it out?</w:t>
      </w:r>
    </w:p>
    <w:p w14:paraId="563F68C2" w14:textId="2DC734F2" w:rsidR="005D10C0" w:rsidRPr="00B53D17" w:rsidRDefault="00946052" w:rsidP="005D10C0">
      <w:pPr>
        <w:widowControl/>
        <w:spacing w:beforeLines="50" w:before="156" w:afterLines="50" w:after="156"/>
        <w:ind w:firstLineChars="200" w:firstLine="482"/>
        <w:rPr>
          <w:rFonts w:ascii="Times New Roman" w:eastAsia="SimSun" w:hAnsi="Times New Roman" w:cs="Times New Roman"/>
          <w:kern w:val="0"/>
          <w:sz w:val="24"/>
          <w:szCs w:val="24"/>
        </w:rPr>
      </w:pPr>
      <w:r w:rsidRPr="00946052">
        <w:rPr>
          <w:rFonts w:ascii="Times New Roman" w:eastAsia="SimSun" w:hAnsi="Times New Roman" w:cs="Times New Roman" w:hint="eastAsia"/>
          <w:b/>
          <w:kern w:val="0"/>
          <w:sz w:val="24"/>
          <w:szCs w:val="24"/>
        </w:rPr>
        <w:lastRenderedPageBreak/>
        <w:t>Response:</w:t>
      </w:r>
      <w:r w:rsidRPr="00946052">
        <w:rPr>
          <w:rFonts w:ascii="Times New Roman" w:eastAsia="SimSun" w:hAnsi="Times New Roman" w:cs="Times New Roman" w:hint="eastAsia"/>
          <w:kern w:val="0"/>
          <w:sz w:val="24"/>
          <w:szCs w:val="24"/>
        </w:rPr>
        <w:t xml:space="preserve"> </w:t>
      </w:r>
      <w:ins w:id="17" w:author="ZHANGM.H." w:date="2013-08-22T08:40:00Z">
        <w:r w:rsidR="005D10C0">
          <w:rPr>
            <w:rFonts w:ascii="Times New Roman" w:eastAsia="SimSun" w:hAnsi="Times New Roman" w:cs="Times New Roman"/>
            <w:kern w:val="0"/>
            <w:sz w:val="24"/>
            <w:szCs w:val="24"/>
          </w:rPr>
          <w:t>We have revised the paper to include more discussions of the physical mechanisms.</w:t>
        </w:r>
      </w:ins>
      <w:ins w:id="18" w:author="ZHANGM.H." w:date="2013-08-22T08:41:00Z">
        <w:r w:rsidR="005D10C0">
          <w:rPr>
            <w:rFonts w:ascii="Times New Roman" w:eastAsia="SimSun" w:hAnsi="Times New Roman" w:cs="Times New Roman"/>
            <w:kern w:val="0"/>
            <w:sz w:val="24"/>
            <w:szCs w:val="24"/>
          </w:rPr>
          <w:t xml:space="preserve"> </w:t>
        </w:r>
      </w:ins>
      <w:moveToRangeStart w:id="19" w:author="ZHANGM.H." w:date="2013-08-22T08:41:00Z" w:name="move364924230"/>
      <w:moveTo w:id="20" w:author="ZHANGM.H." w:date="2013-08-22T08:41:00Z">
        <w:del w:id="21" w:author="ZHANGM.H." w:date="2013-08-22T08:41:00Z">
          <w:r w:rsidR="005D10C0" w:rsidRPr="00B53D17" w:rsidDel="005D10C0">
            <w:rPr>
              <w:rFonts w:ascii="Times New Roman" w:eastAsia="SimSun" w:hAnsi="Times New Roman" w:cs="Times New Roman" w:hint="eastAsia"/>
              <w:kern w:val="0"/>
              <w:sz w:val="24"/>
              <w:szCs w:val="24"/>
            </w:rPr>
            <w:delText>Therefore, in order to</w:delText>
          </w:r>
        </w:del>
      </w:moveTo>
      <w:ins w:id="22" w:author="ZHANGM.H." w:date="2013-08-22T08:41:00Z">
        <w:r w:rsidR="005D10C0">
          <w:rPr>
            <w:rFonts w:ascii="Times New Roman" w:eastAsia="SimSun" w:hAnsi="Times New Roman" w:cs="Times New Roman"/>
            <w:kern w:val="0"/>
            <w:sz w:val="24"/>
            <w:szCs w:val="24"/>
          </w:rPr>
          <w:t>To</w:t>
        </w:r>
      </w:ins>
      <w:moveTo w:id="23" w:author="ZHANGM.H." w:date="2013-08-22T08:41:00Z">
        <w:r w:rsidR="005D10C0" w:rsidRPr="00B53D17">
          <w:rPr>
            <w:rFonts w:ascii="Times New Roman" w:eastAsia="SimSun" w:hAnsi="Times New Roman" w:cs="Times New Roman" w:hint="eastAsia"/>
            <w:kern w:val="0"/>
            <w:sz w:val="24"/>
            <w:szCs w:val="24"/>
          </w:rPr>
          <w:t xml:space="preserve"> gain some insight into the surface cooling in the upper ocean, the mixed layer heat flux budget and the roles of ocean current are examined in the </w:t>
        </w:r>
        <w:r w:rsidR="005D10C0">
          <w:rPr>
            <w:rFonts w:ascii="Times New Roman" w:eastAsia="SimSun" w:hAnsi="Times New Roman" w:cs="Times New Roman"/>
            <w:kern w:val="0"/>
            <w:sz w:val="24"/>
            <w:szCs w:val="24"/>
          </w:rPr>
          <w:t>revised</w:t>
        </w:r>
        <w:r w:rsidR="005D10C0" w:rsidRPr="00B53D17">
          <w:rPr>
            <w:rFonts w:ascii="Times New Roman" w:eastAsia="SimSun" w:hAnsi="Times New Roman" w:cs="Times New Roman" w:hint="eastAsia"/>
            <w:kern w:val="0"/>
            <w:sz w:val="24"/>
            <w:szCs w:val="24"/>
          </w:rPr>
          <w:t xml:space="preserve"> manuscript. The results show that the </w:t>
        </w:r>
        <w:r w:rsidR="005D10C0" w:rsidRPr="00B53D17">
          <w:rPr>
            <w:rFonts w:ascii="Times New Roman" w:eastAsia="SimSun" w:hAnsi="Times New Roman" w:cs="Times New Roman"/>
            <w:kern w:val="0"/>
            <w:sz w:val="24"/>
            <w:szCs w:val="24"/>
          </w:rPr>
          <w:t>deterministic</w:t>
        </w:r>
        <w:r w:rsidR="005D10C0" w:rsidRPr="00B53D17">
          <w:rPr>
            <w:rFonts w:ascii="Times New Roman" w:eastAsia="SimSun" w:hAnsi="Times New Roman" w:cs="Times New Roman" w:hint="eastAsia"/>
            <w:kern w:val="0"/>
            <w:sz w:val="24"/>
            <w:szCs w:val="24"/>
          </w:rPr>
          <w:t xml:space="preserve"> part of the </w:t>
        </w:r>
        <w:r w:rsidR="005D10C0" w:rsidRPr="00B53D17">
          <w:rPr>
            <w:rFonts w:ascii="Times New Roman" w:eastAsia="SimSun" w:hAnsi="Times New Roman" w:cs="Times New Roman"/>
            <w:kern w:val="0"/>
            <w:sz w:val="24"/>
            <w:szCs w:val="24"/>
          </w:rPr>
          <w:t>surface</w:t>
        </w:r>
        <w:r w:rsidR="005D10C0" w:rsidRPr="00B53D17">
          <w:rPr>
            <w:rFonts w:ascii="Times New Roman" w:eastAsia="SimSun" w:hAnsi="Times New Roman" w:cs="Times New Roman" w:hint="eastAsia"/>
            <w:kern w:val="0"/>
            <w:sz w:val="24"/>
            <w:szCs w:val="24"/>
          </w:rPr>
          <w:t xml:space="preserve"> cooling is the stronger solar </w:t>
        </w:r>
        <w:r w:rsidR="005D10C0" w:rsidRPr="00B53D17">
          <w:rPr>
            <w:rFonts w:ascii="Times New Roman" w:eastAsia="SimSun" w:hAnsi="Times New Roman" w:cs="Times New Roman"/>
            <w:kern w:val="0"/>
            <w:sz w:val="24"/>
            <w:szCs w:val="24"/>
          </w:rPr>
          <w:t>penetrat</w:t>
        </w:r>
        <w:r w:rsidR="005D10C0" w:rsidRPr="00B53D17">
          <w:rPr>
            <w:rFonts w:ascii="Times New Roman" w:eastAsia="SimSun" w:hAnsi="Times New Roman" w:cs="Times New Roman" w:hint="eastAsia"/>
            <w:kern w:val="0"/>
            <w:sz w:val="24"/>
            <w:szCs w:val="24"/>
          </w:rPr>
          <w:t xml:space="preserve">ion at the bottom of the mixed layer. The oceanic </w:t>
        </w:r>
        <w:r w:rsidR="005D10C0" w:rsidRPr="00B53D17">
          <w:rPr>
            <w:rFonts w:ascii="Times New Roman" w:eastAsia="SimSun" w:hAnsi="Times New Roman" w:cs="Times New Roman"/>
            <w:kern w:val="0"/>
            <w:sz w:val="24"/>
            <w:szCs w:val="24"/>
          </w:rPr>
          <w:t>upwelling</w:t>
        </w:r>
        <w:r w:rsidR="005D10C0" w:rsidRPr="00B53D17">
          <w:rPr>
            <w:rFonts w:ascii="Times New Roman" w:eastAsia="SimSun" w:hAnsi="Times New Roman" w:cs="Times New Roman" w:hint="eastAsia"/>
            <w:kern w:val="0"/>
            <w:sz w:val="24"/>
            <w:szCs w:val="24"/>
          </w:rPr>
          <w:t xml:space="preserve"> and </w:t>
        </w:r>
        <w:proofErr w:type="spellStart"/>
        <w:r w:rsidR="005D10C0" w:rsidRPr="00B53D17">
          <w:rPr>
            <w:rFonts w:ascii="Times New Roman" w:eastAsia="SimSun" w:hAnsi="Times New Roman" w:cs="Times New Roman" w:hint="eastAsia"/>
            <w:kern w:val="0"/>
            <w:sz w:val="24"/>
            <w:szCs w:val="24"/>
          </w:rPr>
          <w:t>downwelling</w:t>
        </w:r>
        <w:proofErr w:type="spellEnd"/>
        <w:r w:rsidR="005D10C0" w:rsidRPr="00B53D17">
          <w:rPr>
            <w:rFonts w:ascii="Times New Roman" w:eastAsia="SimSun" w:hAnsi="Times New Roman" w:cs="Times New Roman" w:hint="eastAsia"/>
            <w:kern w:val="0"/>
            <w:sz w:val="24"/>
            <w:szCs w:val="24"/>
          </w:rPr>
          <w:t xml:space="preserve"> </w:t>
        </w:r>
        <w:r w:rsidR="005D10C0" w:rsidRPr="00B53D17">
          <w:rPr>
            <w:rFonts w:ascii="Times New Roman" w:eastAsia="SimSun" w:hAnsi="Times New Roman" w:cs="Times New Roman"/>
            <w:kern w:val="0"/>
            <w:sz w:val="24"/>
            <w:szCs w:val="24"/>
          </w:rPr>
          <w:t>associate</w:t>
        </w:r>
        <w:r w:rsidR="005D10C0" w:rsidRPr="00B53D17">
          <w:rPr>
            <w:rFonts w:ascii="Times New Roman" w:eastAsia="SimSun" w:hAnsi="Times New Roman" w:cs="Times New Roman" w:hint="eastAsia"/>
            <w:kern w:val="0"/>
            <w:sz w:val="24"/>
            <w:szCs w:val="24"/>
          </w:rPr>
          <w:t xml:space="preserve">d with the </w:t>
        </w:r>
        <w:r w:rsidR="005D10C0" w:rsidRPr="00B53D17">
          <w:rPr>
            <w:rFonts w:ascii="Times New Roman" w:eastAsia="SimSun" w:hAnsi="Times New Roman" w:cs="Times New Roman"/>
            <w:kern w:val="0"/>
            <w:sz w:val="24"/>
            <w:szCs w:val="24"/>
          </w:rPr>
          <w:t>surface</w:t>
        </w:r>
        <w:r w:rsidR="005D10C0" w:rsidRPr="00B53D17">
          <w:rPr>
            <w:rFonts w:ascii="Times New Roman" w:eastAsia="SimSun" w:hAnsi="Times New Roman" w:cs="Times New Roman" w:hint="eastAsia"/>
            <w:kern w:val="0"/>
            <w:sz w:val="24"/>
            <w:szCs w:val="24"/>
          </w:rPr>
          <w:t xml:space="preserve"> wind curl are </w:t>
        </w:r>
        <w:r w:rsidR="005D10C0" w:rsidRPr="00B53D17">
          <w:rPr>
            <w:rFonts w:ascii="Times New Roman" w:eastAsia="SimSun" w:hAnsi="Times New Roman" w:cs="Times New Roman"/>
            <w:kern w:val="0"/>
            <w:sz w:val="24"/>
            <w:szCs w:val="24"/>
          </w:rPr>
          <w:t>respon</w:t>
        </w:r>
        <w:r w:rsidR="005D10C0" w:rsidRPr="00B53D17">
          <w:rPr>
            <w:rFonts w:ascii="Times New Roman" w:eastAsia="SimSun" w:hAnsi="Times New Roman" w:cs="Times New Roman" w:hint="eastAsia"/>
            <w:kern w:val="0"/>
            <w:sz w:val="24"/>
            <w:szCs w:val="24"/>
          </w:rPr>
          <w:t xml:space="preserve">sible for the </w:t>
        </w:r>
        <w:r w:rsidR="005D10C0" w:rsidRPr="00B53D17">
          <w:rPr>
            <w:rFonts w:ascii="Times New Roman" w:eastAsia="SimSun" w:hAnsi="Times New Roman" w:cs="Times New Roman"/>
            <w:kern w:val="0"/>
            <w:sz w:val="24"/>
            <w:szCs w:val="24"/>
          </w:rPr>
          <w:t>surface</w:t>
        </w:r>
        <w:r w:rsidR="005D10C0" w:rsidRPr="00B53D17">
          <w:rPr>
            <w:rFonts w:ascii="Times New Roman" w:eastAsia="SimSun" w:hAnsi="Times New Roman" w:cs="Times New Roman" w:hint="eastAsia"/>
            <w:kern w:val="0"/>
            <w:sz w:val="24"/>
            <w:szCs w:val="24"/>
          </w:rPr>
          <w:t xml:space="preserve"> cooling and warming at </w:t>
        </w:r>
        <w:r w:rsidR="005D10C0" w:rsidRPr="00B53D17">
          <w:rPr>
            <w:rFonts w:ascii="Times New Roman" w:eastAsia="SimSun" w:hAnsi="Times New Roman" w:cs="Times New Roman"/>
            <w:kern w:val="0"/>
            <w:sz w:val="24"/>
            <w:szCs w:val="24"/>
          </w:rPr>
          <w:t>region</w:t>
        </w:r>
        <w:r w:rsidR="005D10C0" w:rsidRPr="00B53D17">
          <w:rPr>
            <w:rFonts w:ascii="Times New Roman" w:eastAsia="SimSun" w:hAnsi="Times New Roman" w:cs="Times New Roman" w:hint="eastAsia"/>
            <w:kern w:val="0"/>
            <w:sz w:val="24"/>
            <w:szCs w:val="24"/>
          </w:rPr>
          <w:t>al scales.</w:t>
        </w:r>
        <w:r w:rsidR="005D10C0">
          <w:rPr>
            <w:rFonts w:ascii="Times New Roman" w:eastAsia="SimSun" w:hAnsi="Times New Roman" w:cs="Times New Roman"/>
            <w:kern w:val="0"/>
            <w:sz w:val="24"/>
            <w:szCs w:val="24"/>
          </w:rPr>
          <w:t xml:space="preserve"> We have clarified this in Section 4.1.</w:t>
        </w:r>
      </w:moveTo>
    </w:p>
    <w:moveToRangeEnd w:id="19"/>
    <w:p w14:paraId="6365EA28" w14:textId="110A6132" w:rsidR="00946052" w:rsidRDefault="005D10C0" w:rsidP="00946052">
      <w:pPr>
        <w:widowControl/>
        <w:spacing w:beforeLines="50" w:before="156" w:afterLines="50" w:after="156"/>
        <w:rPr>
          <w:rFonts w:ascii="Times New Roman" w:eastAsia="SimSun" w:hAnsi="Times New Roman" w:cs="Times New Roman"/>
          <w:kern w:val="0"/>
          <w:sz w:val="24"/>
          <w:szCs w:val="24"/>
        </w:rPr>
      </w:pPr>
      <w:ins w:id="24" w:author="ZHANGM.H." w:date="2013-08-22T08:40:00Z">
        <w:r>
          <w:rPr>
            <w:rFonts w:ascii="Times New Roman" w:eastAsia="SimSun" w:hAnsi="Times New Roman" w:cs="Times New Roman"/>
            <w:kern w:val="0"/>
            <w:sz w:val="24"/>
            <w:szCs w:val="24"/>
          </w:rPr>
          <w:t xml:space="preserve"> </w:t>
        </w:r>
      </w:ins>
      <w:commentRangeStart w:id="25"/>
      <w:r w:rsidR="00DD6327" w:rsidRPr="00DD6327">
        <w:rPr>
          <w:rFonts w:ascii="Times New Roman" w:eastAsia="SimSun" w:hAnsi="Times New Roman" w:cs="Times New Roman"/>
          <w:kern w:val="0"/>
          <w:sz w:val="24"/>
          <w:szCs w:val="24"/>
        </w:rPr>
        <w:t>The s</w:t>
      </w:r>
      <w:r w:rsidR="00594136">
        <w:rPr>
          <w:rFonts w:ascii="Times New Roman" w:eastAsia="SimSun" w:hAnsi="Times New Roman" w:cs="Times New Roman"/>
          <w:kern w:val="0"/>
          <w:sz w:val="24"/>
          <w:szCs w:val="24"/>
        </w:rPr>
        <w:t xml:space="preserve">pread of </w:t>
      </w:r>
      <w:r w:rsidR="006C2E34">
        <w:rPr>
          <w:rFonts w:ascii="Times New Roman" w:eastAsia="SimSun" w:hAnsi="Times New Roman" w:cs="Times New Roman" w:hint="eastAsia"/>
          <w:bCs/>
        </w:rPr>
        <w:t>surface temperature of</w:t>
      </w:r>
      <w:r w:rsidR="00594136" w:rsidRPr="00AA16F0">
        <w:rPr>
          <w:rFonts w:ascii="Times New Roman" w:eastAsia="SimSun" w:hAnsi="Times New Roman" w:cs="Times New Roman" w:hint="eastAsia"/>
          <w:bCs/>
        </w:rPr>
        <w:t xml:space="preserve"> the SC </w:t>
      </w:r>
      <w:r w:rsidR="00594136">
        <w:rPr>
          <w:rFonts w:ascii="Times New Roman" w:eastAsia="SimSun" w:hAnsi="Times New Roman" w:cs="Times New Roman"/>
          <w:bCs/>
        </w:rPr>
        <w:t xml:space="preserve">ensemble </w:t>
      </w:r>
      <w:r w:rsidR="00594136" w:rsidRPr="00AA16F0">
        <w:rPr>
          <w:rFonts w:ascii="Times New Roman" w:eastAsia="SimSun" w:hAnsi="Times New Roman" w:cs="Times New Roman" w:hint="eastAsia"/>
          <w:bCs/>
        </w:rPr>
        <w:t>run</w:t>
      </w:r>
      <w:r w:rsidR="00594136">
        <w:rPr>
          <w:rFonts w:ascii="Times New Roman" w:eastAsia="SimSun" w:hAnsi="Times New Roman" w:cs="Times New Roman"/>
          <w:bCs/>
        </w:rPr>
        <w:t>s</w:t>
      </w:r>
      <w:r w:rsidR="00594136" w:rsidRPr="00AA16F0">
        <w:rPr>
          <w:rFonts w:ascii="Times New Roman" w:eastAsia="SimSun" w:hAnsi="Times New Roman" w:cs="Times New Roman" w:hint="eastAsia"/>
          <w:bCs/>
        </w:rPr>
        <w:t xml:space="preserve"> </w:t>
      </w:r>
      <w:r w:rsidR="00594136">
        <w:rPr>
          <w:rFonts w:ascii="Times New Roman" w:eastAsia="SimSun" w:hAnsi="Times New Roman" w:cs="Times New Roman"/>
          <w:kern w:val="0"/>
          <w:sz w:val="24"/>
          <w:szCs w:val="24"/>
        </w:rPr>
        <w:t xml:space="preserve">with different initial conditions </w:t>
      </w:r>
      <w:r w:rsidR="00DD6327" w:rsidRPr="00DD6327">
        <w:rPr>
          <w:rFonts w:ascii="Times New Roman" w:eastAsia="SimSun" w:hAnsi="Times New Roman" w:cs="Times New Roman"/>
          <w:kern w:val="0"/>
          <w:sz w:val="24"/>
          <w:szCs w:val="24"/>
        </w:rPr>
        <w:t>occur</w:t>
      </w:r>
      <w:r w:rsidR="00594136">
        <w:rPr>
          <w:rFonts w:ascii="Times New Roman" w:eastAsia="SimSun" w:hAnsi="Times New Roman" w:cs="Times New Roman"/>
          <w:kern w:val="0"/>
          <w:sz w:val="24"/>
          <w:szCs w:val="24"/>
        </w:rPr>
        <w:t>s</w:t>
      </w:r>
      <w:r w:rsidR="00DD6327" w:rsidRPr="00DD6327">
        <w:rPr>
          <w:rFonts w:ascii="Times New Roman" w:eastAsia="SimSun" w:hAnsi="Times New Roman" w:cs="Times New Roman"/>
          <w:kern w:val="0"/>
          <w:sz w:val="24"/>
          <w:szCs w:val="24"/>
        </w:rPr>
        <w:t xml:space="preserve"> where the differences </w:t>
      </w:r>
      <w:r w:rsidR="00594136">
        <w:rPr>
          <w:rFonts w:ascii="Times New Roman" w:eastAsia="SimSun" w:hAnsi="Times New Roman" w:cs="Times New Roman"/>
          <w:kern w:val="0"/>
          <w:sz w:val="24"/>
          <w:szCs w:val="24"/>
        </w:rPr>
        <w:t xml:space="preserve">between the SC simulation and the IE simulation </w:t>
      </w:r>
      <w:r w:rsidR="00DD6327" w:rsidRPr="00DD6327">
        <w:rPr>
          <w:rFonts w:ascii="Times New Roman" w:eastAsia="SimSun" w:hAnsi="Times New Roman" w:cs="Times New Roman"/>
          <w:kern w:val="0"/>
          <w:sz w:val="24"/>
          <w:szCs w:val="24"/>
        </w:rPr>
        <w:t>are largest</w:t>
      </w:r>
      <w:r w:rsidR="00DD6327" w:rsidRPr="00DD6327">
        <w:rPr>
          <w:rFonts w:ascii="Times New Roman" w:eastAsia="SimSun" w:hAnsi="Times New Roman" w:cs="Times New Roman" w:hint="eastAsia"/>
          <w:kern w:val="0"/>
          <w:sz w:val="24"/>
          <w:szCs w:val="24"/>
        </w:rPr>
        <w:t xml:space="preserve">. This is because region with stronger internal variability is also the place where the atmospheric </w:t>
      </w:r>
      <w:r w:rsidR="00DD6327" w:rsidRPr="00DD6327">
        <w:rPr>
          <w:rFonts w:ascii="Times New Roman" w:eastAsia="SimSun" w:hAnsi="Times New Roman" w:cs="Times New Roman"/>
          <w:kern w:val="0"/>
          <w:sz w:val="24"/>
          <w:szCs w:val="24"/>
        </w:rPr>
        <w:t>stochastic</w:t>
      </w:r>
      <w:r w:rsidR="00DD6327" w:rsidRPr="00DD6327">
        <w:rPr>
          <w:rFonts w:ascii="Times New Roman" w:eastAsia="SimSun" w:hAnsi="Times New Roman" w:cs="Times New Roman" w:hint="eastAsia"/>
          <w:kern w:val="0"/>
          <w:sz w:val="24"/>
          <w:szCs w:val="24"/>
        </w:rPr>
        <w:t xml:space="preserve"> noise is more active. We have </w:t>
      </w:r>
      <w:r w:rsidR="00DD6327" w:rsidRPr="00DD6327">
        <w:rPr>
          <w:rFonts w:ascii="Times New Roman" w:eastAsia="SimSun" w:hAnsi="Times New Roman" w:cs="Times New Roman"/>
          <w:kern w:val="0"/>
          <w:sz w:val="24"/>
          <w:szCs w:val="24"/>
        </w:rPr>
        <w:t>clarified</w:t>
      </w:r>
      <w:r w:rsidR="00594136">
        <w:rPr>
          <w:rFonts w:ascii="Times New Roman" w:eastAsia="SimSun" w:hAnsi="Times New Roman" w:cs="Times New Roman" w:hint="eastAsia"/>
          <w:kern w:val="0"/>
          <w:sz w:val="24"/>
          <w:szCs w:val="24"/>
        </w:rPr>
        <w:t xml:space="preserve"> this in Page 8, Line </w:t>
      </w:r>
      <w:r w:rsidR="00DD6327" w:rsidRPr="00DD6327">
        <w:rPr>
          <w:rFonts w:ascii="Times New Roman" w:eastAsia="SimSun" w:hAnsi="Times New Roman" w:cs="Times New Roman" w:hint="eastAsia"/>
          <w:kern w:val="0"/>
          <w:sz w:val="24"/>
          <w:szCs w:val="24"/>
        </w:rPr>
        <w:t>5</w:t>
      </w:r>
      <w:r w:rsidR="00594136">
        <w:rPr>
          <w:rFonts w:ascii="Times New Roman" w:eastAsia="SimSun" w:hAnsi="Times New Roman" w:cs="Times New Roman"/>
          <w:kern w:val="0"/>
          <w:sz w:val="24"/>
          <w:szCs w:val="24"/>
        </w:rPr>
        <w:t>-</w:t>
      </w:r>
      <w:commentRangeStart w:id="26"/>
      <w:r w:rsidR="00594136">
        <w:rPr>
          <w:rFonts w:ascii="Times New Roman" w:eastAsia="SimSun" w:hAnsi="Times New Roman" w:cs="Times New Roman"/>
          <w:kern w:val="0"/>
          <w:sz w:val="24"/>
          <w:szCs w:val="24"/>
        </w:rPr>
        <w:t>9</w:t>
      </w:r>
      <w:commentRangeEnd w:id="26"/>
      <w:r>
        <w:rPr>
          <w:rStyle w:val="CommentReference"/>
        </w:rPr>
        <w:commentReference w:id="26"/>
      </w:r>
      <w:r w:rsidR="00DD6327" w:rsidRPr="00DD6327">
        <w:rPr>
          <w:rFonts w:ascii="Times New Roman" w:eastAsia="SimSun" w:hAnsi="Times New Roman" w:cs="Times New Roman" w:hint="eastAsia"/>
          <w:kern w:val="0"/>
          <w:sz w:val="24"/>
          <w:szCs w:val="24"/>
        </w:rPr>
        <w:t>.</w:t>
      </w:r>
      <w:commentRangeEnd w:id="25"/>
      <w:r w:rsidR="0053639E">
        <w:rPr>
          <w:rStyle w:val="CommentReference"/>
        </w:rPr>
        <w:commentReference w:id="25"/>
      </w:r>
      <w:r w:rsidR="00594136" w:rsidRPr="00594136">
        <w:rPr>
          <w:rFonts w:ascii="Times New Roman" w:eastAsia="SimSun" w:hAnsi="Times New Roman" w:cs="Times New Roman" w:hint="eastAsia"/>
          <w:bCs/>
        </w:rPr>
        <w:t xml:space="preserve"> </w:t>
      </w:r>
    </w:p>
    <w:p w14:paraId="4F17AE26" w14:textId="1B810368" w:rsidR="00B53D17" w:rsidRPr="00B53D17" w:rsidDel="005D10C0" w:rsidRDefault="00B53D17" w:rsidP="00B53D17">
      <w:pPr>
        <w:widowControl/>
        <w:spacing w:beforeLines="50" w:before="156" w:afterLines="50" w:after="156"/>
        <w:ind w:firstLineChars="200" w:firstLine="480"/>
        <w:rPr>
          <w:rFonts w:ascii="Times New Roman" w:eastAsia="SimSun" w:hAnsi="Times New Roman" w:cs="Times New Roman"/>
          <w:kern w:val="0"/>
          <w:sz w:val="24"/>
          <w:szCs w:val="24"/>
        </w:rPr>
      </w:pPr>
      <w:del w:id="27" w:author="ZHANGM.H." w:date="2013-08-22T08:42:00Z">
        <w:r w:rsidDel="005D10C0">
          <w:rPr>
            <w:rFonts w:ascii="Times New Roman" w:eastAsia="SimSun" w:hAnsi="Times New Roman" w:cs="Times New Roman" w:hint="eastAsia"/>
            <w:kern w:val="0"/>
            <w:sz w:val="24"/>
            <w:szCs w:val="24"/>
          </w:rPr>
          <w:delText>T</w:delText>
        </w:r>
        <w:r w:rsidRPr="00B53D17" w:rsidDel="005D10C0">
          <w:rPr>
            <w:rFonts w:ascii="Times New Roman" w:eastAsia="SimSun" w:hAnsi="Times New Roman" w:cs="Times New Roman" w:hint="eastAsia"/>
            <w:kern w:val="0"/>
            <w:sz w:val="24"/>
            <w:szCs w:val="24"/>
          </w:rPr>
          <w:delText>he cooling in the IE platform is slightly smaller in the air near the surface than that at the surface</w:delText>
        </w:r>
        <w:r w:rsidR="00594136" w:rsidDel="005D10C0">
          <w:rPr>
            <w:rFonts w:ascii="Times New Roman" w:eastAsia="SimSun" w:hAnsi="Times New Roman" w:cs="Times New Roman"/>
            <w:kern w:val="0"/>
            <w:sz w:val="24"/>
            <w:szCs w:val="24"/>
          </w:rPr>
          <w:delText xml:space="preserve"> (Figure 4a)</w:delText>
        </w:r>
        <w:r w:rsidRPr="00B53D17" w:rsidDel="005D10C0">
          <w:rPr>
            <w:rFonts w:ascii="Times New Roman" w:eastAsia="SimSun" w:hAnsi="Times New Roman" w:cs="Times New Roman" w:hint="eastAsia"/>
            <w:kern w:val="0"/>
            <w:sz w:val="24"/>
            <w:szCs w:val="24"/>
          </w:rPr>
          <w:delText xml:space="preserve">. The significant changes are all located in the ocean grids (Figure 4b). That is, the impacts of interactive ensemble are more pronounced in the ocean. </w:delText>
        </w:r>
      </w:del>
      <w:moveFromRangeStart w:id="28" w:author="ZHANGM.H." w:date="2013-08-22T08:41:00Z" w:name="move364924230"/>
      <w:moveFrom w:id="29" w:author="ZHANGM.H." w:date="2013-08-22T08:41:00Z">
        <w:del w:id="30" w:author="ZHANGM.H." w:date="2013-08-22T08:42:00Z">
          <w:r w:rsidRPr="00B53D17" w:rsidDel="005D10C0">
            <w:rPr>
              <w:rFonts w:ascii="Times New Roman" w:eastAsia="SimSun" w:hAnsi="Times New Roman" w:cs="Times New Roman" w:hint="eastAsia"/>
              <w:kern w:val="0"/>
              <w:sz w:val="24"/>
              <w:szCs w:val="24"/>
            </w:rPr>
            <w:delText>Therefore</w:delText>
          </w:r>
        </w:del>
      </w:moveFrom>
      <w:ins w:id="31" w:author="ZHANGM.H." w:date="2013-08-22T08:42:00Z">
        <w:r w:rsidR="005D10C0">
          <w:rPr>
            <w:rFonts w:ascii="Times New Roman" w:eastAsia="SimSun" w:hAnsi="Times New Roman" w:cs="Times New Roman"/>
            <w:kern w:val="0"/>
            <w:sz w:val="24"/>
            <w:szCs w:val="24"/>
          </w:rPr>
          <w:t xml:space="preserve"> </w:t>
        </w:r>
      </w:ins>
      <w:moveFrom w:id="32" w:author="ZHANGM.H." w:date="2013-08-22T08:41:00Z">
        <w:r w:rsidRPr="00B53D17" w:rsidDel="005D10C0">
          <w:rPr>
            <w:rFonts w:ascii="Times New Roman" w:eastAsia="SimSun" w:hAnsi="Times New Roman" w:cs="Times New Roman" w:hint="eastAsia"/>
            <w:kern w:val="0"/>
            <w:sz w:val="24"/>
            <w:szCs w:val="24"/>
          </w:rPr>
          <w:t xml:space="preserve">, in order to gain some insight into the surface cooling in the upper ocean, the mixed layer heat flux budget and the roles of ocean current are examined in the </w:t>
        </w:r>
        <w:r w:rsidR="00594136" w:rsidDel="005D10C0">
          <w:rPr>
            <w:rFonts w:ascii="Times New Roman" w:eastAsia="SimSun" w:hAnsi="Times New Roman" w:cs="Times New Roman"/>
            <w:kern w:val="0"/>
            <w:sz w:val="24"/>
            <w:szCs w:val="24"/>
          </w:rPr>
          <w:t>revised</w:t>
        </w:r>
        <w:r w:rsidRPr="00B53D17" w:rsidDel="005D10C0">
          <w:rPr>
            <w:rFonts w:ascii="Times New Roman" w:eastAsia="SimSun" w:hAnsi="Times New Roman" w:cs="Times New Roman" w:hint="eastAsia"/>
            <w:kern w:val="0"/>
            <w:sz w:val="24"/>
            <w:szCs w:val="24"/>
          </w:rPr>
          <w:t xml:space="preserve"> manuscript. The results show that the </w:t>
        </w:r>
        <w:r w:rsidRPr="00B53D17" w:rsidDel="005D10C0">
          <w:rPr>
            <w:rFonts w:ascii="Times New Roman" w:eastAsia="SimSun" w:hAnsi="Times New Roman" w:cs="Times New Roman"/>
            <w:kern w:val="0"/>
            <w:sz w:val="24"/>
            <w:szCs w:val="24"/>
          </w:rPr>
          <w:t>deterministic</w:t>
        </w:r>
        <w:r w:rsidRPr="00B53D17" w:rsidDel="005D10C0">
          <w:rPr>
            <w:rFonts w:ascii="Times New Roman" w:eastAsia="SimSun" w:hAnsi="Times New Roman" w:cs="Times New Roman" w:hint="eastAsia"/>
            <w:kern w:val="0"/>
            <w:sz w:val="24"/>
            <w:szCs w:val="24"/>
          </w:rPr>
          <w:t xml:space="preserve"> part of the </w:t>
        </w:r>
        <w:r w:rsidRPr="00B53D17" w:rsidDel="005D10C0">
          <w:rPr>
            <w:rFonts w:ascii="Times New Roman" w:eastAsia="SimSun" w:hAnsi="Times New Roman" w:cs="Times New Roman"/>
            <w:kern w:val="0"/>
            <w:sz w:val="24"/>
            <w:szCs w:val="24"/>
          </w:rPr>
          <w:t>surface</w:t>
        </w:r>
        <w:r w:rsidRPr="00B53D17" w:rsidDel="005D10C0">
          <w:rPr>
            <w:rFonts w:ascii="Times New Roman" w:eastAsia="SimSun" w:hAnsi="Times New Roman" w:cs="Times New Roman" w:hint="eastAsia"/>
            <w:kern w:val="0"/>
            <w:sz w:val="24"/>
            <w:szCs w:val="24"/>
          </w:rPr>
          <w:t xml:space="preserve"> cooling is the stronger solar </w:t>
        </w:r>
        <w:bookmarkStart w:id="33" w:name="_GoBack"/>
        <w:r w:rsidRPr="00B53D17" w:rsidDel="005D10C0">
          <w:rPr>
            <w:rFonts w:ascii="Times New Roman" w:eastAsia="SimSun" w:hAnsi="Times New Roman" w:cs="Times New Roman"/>
            <w:kern w:val="0"/>
            <w:sz w:val="24"/>
            <w:szCs w:val="24"/>
          </w:rPr>
          <w:t>pene</w:t>
        </w:r>
        <w:bookmarkEnd w:id="33"/>
        <w:r w:rsidRPr="00B53D17" w:rsidDel="005D10C0">
          <w:rPr>
            <w:rFonts w:ascii="Times New Roman" w:eastAsia="SimSun" w:hAnsi="Times New Roman" w:cs="Times New Roman"/>
            <w:kern w:val="0"/>
            <w:sz w:val="24"/>
            <w:szCs w:val="24"/>
          </w:rPr>
          <w:t>trat</w:t>
        </w:r>
        <w:r w:rsidRPr="00B53D17" w:rsidDel="005D10C0">
          <w:rPr>
            <w:rFonts w:ascii="Times New Roman" w:eastAsia="SimSun" w:hAnsi="Times New Roman" w:cs="Times New Roman" w:hint="eastAsia"/>
            <w:kern w:val="0"/>
            <w:sz w:val="24"/>
            <w:szCs w:val="24"/>
          </w:rPr>
          <w:t xml:space="preserve">ion at the bottom of the mixed layer. The oceanic </w:t>
        </w:r>
        <w:r w:rsidRPr="00B53D17" w:rsidDel="005D10C0">
          <w:rPr>
            <w:rFonts w:ascii="Times New Roman" w:eastAsia="SimSun" w:hAnsi="Times New Roman" w:cs="Times New Roman"/>
            <w:kern w:val="0"/>
            <w:sz w:val="24"/>
            <w:szCs w:val="24"/>
          </w:rPr>
          <w:t>upwelling</w:t>
        </w:r>
        <w:r w:rsidRPr="00B53D17" w:rsidDel="005D10C0">
          <w:rPr>
            <w:rFonts w:ascii="Times New Roman" w:eastAsia="SimSun" w:hAnsi="Times New Roman" w:cs="Times New Roman" w:hint="eastAsia"/>
            <w:kern w:val="0"/>
            <w:sz w:val="24"/>
            <w:szCs w:val="24"/>
          </w:rPr>
          <w:t xml:space="preserve"> and downwelling </w:t>
        </w:r>
        <w:r w:rsidRPr="00B53D17" w:rsidDel="005D10C0">
          <w:rPr>
            <w:rFonts w:ascii="Times New Roman" w:eastAsia="SimSun" w:hAnsi="Times New Roman" w:cs="Times New Roman"/>
            <w:kern w:val="0"/>
            <w:sz w:val="24"/>
            <w:szCs w:val="24"/>
          </w:rPr>
          <w:t>associate</w:t>
        </w:r>
        <w:r w:rsidRPr="00B53D17" w:rsidDel="005D10C0">
          <w:rPr>
            <w:rFonts w:ascii="Times New Roman" w:eastAsia="SimSun" w:hAnsi="Times New Roman" w:cs="Times New Roman" w:hint="eastAsia"/>
            <w:kern w:val="0"/>
            <w:sz w:val="24"/>
            <w:szCs w:val="24"/>
          </w:rPr>
          <w:t xml:space="preserve">d with the </w:t>
        </w:r>
        <w:r w:rsidRPr="00B53D17" w:rsidDel="005D10C0">
          <w:rPr>
            <w:rFonts w:ascii="Times New Roman" w:eastAsia="SimSun" w:hAnsi="Times New Roman" w:cs="Times New Roman"/>
            <w:kern w:val="0"/>
            <w:sz w:val="24"/>
            <w:szCs w:val="24"/>
          </w:rPr>
          <w:t>surface</w:t>
        </w:r>
        <w:r w:rsidRPr="00B53D17" w:rsidDel="005D10C0">
          <w:rPr>
            <w:rFonts w:ascii="Times New Roman" w:eastAsia="SimSun" w:hAnsi="Times New Roman" w:cs="Times New Roman" w:hint="eastAsia"/>
            <w:kern w:val="0"/>
            <w:sz w:val="24"/>
            <w:szCs w:val="24"/>
          </w:rPr>
          <w:t xml:space="preserve"> wind curl are </w:t>
        </w:r>
        <w:r w:rsidRPr="00B53D17" w:rsidDel="005D10C0">
          <w:rPr>
            <w:rFonts w:ascii="Times New Roman" w:eastAsia="SimSun" w:hAnsi="Times New Roman" w:cs="Times New Roman"/>
            <w:kern w:val="0"/>
            <w:sz w:val="24"/>
            <w:szCs w:val="24"/>
          </w:rPr>
          <w:t>respon</w:t>
        </w:r>
        <w:r w:rsidRPr="00B53D17" w:rsidDel="005D10C0">
          <w:rPr>
            <w:rFonts w:ascii="Times New Roman" w:eastAsia="SimSun" w:hAnsi="Times New Roman" w:cs="Times New Roman" w:hint="eastAsia"/>
            <w:kern w:val="0"/>
            <w:sz w:val="24"/>
            <w:szCs w:val="24"/>
          </w:rPr>
          <w:t xml:space="preserve">sible for the </w:t>
        </w:r>
        <w:r w:rsidRPr="00B53D17" w:rsidDel="005D10C0">
          <w:rPr>
            <w:rFonts w:ascii="Times New Roman" w:eastAsia="SimSun" w:hAnsi="Times New Roman" w:cs="Times New Roman"/>
            <w:kern w:val="0"/>
            <w:sz w:val="24"/>
            <w:szCs w:val="24"/>
          </w:rPr>
          <w:t>surface</w:t>
        </w:r>
        <w:r w:rsidRPr="00B53D17" w:rsidDel="005D10C0">
          <w:rPr>
            <w:rFonts w:ascii="Times New Roman" w:eastAsia="SimSun" w:hAnsi="Times New Roman" w:cs="Times New Roman" w:hint="eastAsia"/>
            <w:kern w:val="0"/>
            <w:sz w:val="24"/>
            <w:szCs w:val="24"/>
          </w:rPr>
          <w:t xml:space="preserve"> cooling and warming at </w:t>
        </w:r>
        <w:r w:rsidRPr="00B53D17" w:rsidDel="005D10C0">
          <w:rPr>
            <w:rFonts w:ascii="Times New Roman" w:eastAsia="SimSun" w:hAnsi="Times New Roman" w:cs="Times New Roman"/>
            <w:kern w:val="0"/>
            <w:sz w:val="24"/>
            <w:szCs w:val="24"/>
          </w:rPr>
          <w:t>region</w:t>
        </w:r>
        <w:r w:rsidRPr="00B53D17" w:rsidDel="005D10C0">
          <w:rPr>
            <w:rFonts w:ascii="Times New Roman" w:eastAsia="SimSun" w:hAnsi="Times New Roman" w:cs="Times New Roman" w:hint="eastAsia"/>
            <w:kern w:val="0"/>
            <w:sz w:val="24"/>
            <w:szCs w:val="24"/>
          </w:rPr>
          <w:t>al scales.</w:t>
        </w:r>
        <w:r w:rsidR="00594136" w:rsidDel="005D10C0">
          <w:rPr>
            <w:rFonts w:ascii="Times New Roman" w:eastAsia="SimSun" w:hAnsi="Times New Roman" w:cs="Times New Roman"/>
            <w:kern w:val="0"/>
            <w:sz w:val="24"/>
            <w:szCs w:val="24"/>
          </w:rPr>
          <w:t xml:space="preserve"> We have clarified this in Section 4.1.</w:t>
        </w:r>
      </w:moveFrom>
    </w:p>
    <w:moveFromRangeEnd w:id="28"/>
    <w:p w14:paraId="57D4DD97" w14:textId="59B85A8B" w:rsidR="00334F7F" w:rsidRPr="00946052" w:rsidRDefault="00334F7F" w:rsidP="005D10C0">
      <w:pPr>
        <w:pStyle w:val="ListParagraph"/>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946052">
        <w:rPr>
          <w:rFonts w:ascii="Times New Roman" w:eastAsia="SimSun" w:hAnsi="Times New Roman" w:cs="Times New Roman"/>
          <w:i/>
          <w:kern w:val="0"/>
          <w:sz w:val="24"/>
          <w:szCs w:val="24"/>
        </w:rPr>
        <w:t>The main surface stress differences in Fig. 4</w:t>
      </w:r>
      <w:ins w:id="34" w:author="ZHANGM.H." w:date="2013-08-22T08:51:00Z">
        <w:r w:rsidR="005D10C0">
          <w:rPr>
            <w:rFonts w:ascii="Times New Roman" w:eastAsia="SimSun" w:hAnsi="Times New Roman" w:cs="Times New Roman"/>
            <w:i/>
            <w:kern w:val="0"/>
            <w:sz w:val="24"/>
            <w:szCs w:val="24"/>
          </w:rPr>
          <w:t>(6)</w:t>
        </w:r>
      </w:ins>
      <w:r w:rsidRPr="00946052">
        <w:rPr>
          <w:rFonts w:ascii="Times New Roman" w:eastAsia="SimSun" w:hAnsi="Times New Roman" w:cs="Times New Roman"/>
          <w:i/>
          <w:kern w:val="0"/>
          <w:sz w:val="24"/>
          <w:szCs w:val="24"/>
        </w:rPr>
        <w:t xml:space="preserve"> should be discussed and explained. Why does the stress increase in some regions and decrease in others?</w:t>
      </w:r>
    </w:p>
    <w:p w14:paraId="2DB99A77" w14:textId="219221E9" w:rsidR="005402A2" w:rsidRPr="005402A2" w:rsidRDefault="00946052" w:rsidP="005402A2">
      <w:pPr>
        <w:widowControl/>
        <w:spacing w:beforeLines="50" w:before="156" w:afterLines="50" w:after="156"/>
        <w:rPr>
          <w:rFonts w:ascii="Times New Roman" w:eastAsia="SimSun" w:hAnsi="Times New Roman" w:cs="Times New Roman"/>
          <w:kern w:val="0"/>
          <w:sz w:val="24"/>
          <w:szCs w:val="24"/>
        </w:rPr>
      </w:pPr>
      <w:r w:rsidRPr="005402A2">
        <w:rPr>
          <w:rFonts w:ascii="Times New Roman" w:eastAsia="SimSun" w:hAnsi="Times New Roman" w:cs="Times New Roman" w:hint="eastAsia"/>
          <w:b/>
          <w:kern w:val="0"/>
          <w:sz w:val="24"/>
          <w:szCs w:val="24"/>
        </w:rPr>
        <w:t>Response:</w:t>
      </w:r>
      <w:r w:rsidRPr="005402A2">
        <w:rPr>
          <w:rFonts w:ascii="Times New Roman" w:eastAsia="SimSun" w:hAnsi="Times New Roman" w:cs="Times New Roman" w:hint="eastAsia"/>
          <w:kern w:val="0"/>
          <w:sz w:val="24"/>
          <w:szCs w:val="24"/>
        </w:rPr>
        <w:t xml:space="preserve"> </w:t>
      </w:r>
      <w:ins w:id="35" w:author="ZHANGM.H." w:date="2013-08-22T08:51:00Z">
        <w:r w:rsidR="007A3B66" w:rsidRPr="007A3B66">
          <w:rPr>
            <w:rFonts w:ascii="Times New Roman" w:eastAsia="SimSun" w:hAnsi="Times New Roman" w:cs="Times New Roman"/>
            <w:kern w:val="0"/>
            <w:sz w:val="24"/>
            <w:szCs w:val="24"/>
          </w:rPr>
          <w:t xml:space="preserve">We have </w:t>
        </w:r>
      </w:ins>
      <w:ins w:id="36" w:author="ZHANGM.H." w:date="2013-08-22T08:52:00Z">
        <w:r w:rsidR="007A3B66">
          <w:rPr>
            <w:rFonts w:ascii="Times New Roman" w:eastAsia="SimSun" w:hAnsi="Times New Roman" w:cs="Times New Roman"/>
            <w:kern w:val="0"/>
            <w:sz w:val="24"/>
            <w:szCs w:val="24"/>
          </w:rPr>
          <w:t>revised</w:t>
        </w:r>
      </w:ins>
      <w:ins w:id="37" w:author="ZHANGM.H." w:date="2013-08-22T08:51:00Z">
        <w:r w:rsidR="007A3B66" w:rsidRPr="007A3B66">
          <w:rPr>
            <w:rFonts w:ascii="Times New Roman" w:eastAsia="宋体" w:hAnsi="Times New Roman" w:cs="Times New Roman"/>
            <w:bCs/>
            <w:sz w:val="24"/>
            <w:szCs w:val="24"/>
            <w:rPrChange w:id="38" w:author="ZHANGM.H." w:date="2013-08-22T08:52:00Z">
              <w:rPr>
                <w:rFonts w:ascii="Times New Roman" w:eastAsia="宋体" w:hAnsi="Times New Roman" w:cs="Times New Roman"/>
                <w:bCs/>
              </w:rPr>
            </w:rPrChange>
          </w:rPr>
          <w:t xml:space="preserve"> </w:t>
        </w:r>
      </w:ins>
      <w:ins w:id="39" w:author="ZHANGM.H." w:date="2013-08-22T08:52:00Z">
        <w:r w:rsidR="007A3B66">
          <w:rPr>
            <w:rFonts w:ascii="Times New Roman" w:eastAsia="宋体" w:hAnsi="Times New Roman" w:cs="Times New Roman"/>
            <w:bCs/>
            <w:sz w:val="24"/>
            <w:szCs w:val="24"/>
          </w:rPr>
          <w:t xml:space="preserve">to point out that the wind stress </w:t>
        </w:r>
      </w:ins>
      <w:ins w:id="40" w:author="ZHANGM.H." w:date="2013-08-22T08:53:00Z">
        <w:r w:rsidR="007A3B66">
          <w:rPr>
            <w:rFonts w:ascii="Times New Roman" w:eastAsia="宋体" w:hAnsi="Times New Roman" w:cs="Times New Roman"/>
            <w:bCs/>
            <w:sz w:val="24"/>
            <w:szCs w:val="24"/>
          </w:rPr>
          <w:t>at</w:t>
        </w:r>
      </w:ins>
      <w:ins w:id="41" w:author="ZHANGM.H." w:date="2013-08-22T08:52:00Z">
        <w:r w:rsidR="007A3B66">
          <w:rPr>
            <w:rFonts w:ascii="Times New Roman" w:eastAsia="宋体" w:hAnsi="Times New Roman" w:cs="Times New Roman"/>
            <w:bCs/>
            <w:sz w:val="24"/>
            <w:szCs w:val="24"/>
          </w:rPr>
          <w:t xml:space="preserve"> </w:t>
        </w:r>
      </w:ins>
      <w:ins w:id="42" w:author="ZHANGM.H." w:date="2013-08-22T08:51:00Z">
        <w:r w:rsidR="007A3B66" w:rsidRPr="007A3B66">
          <w:rPr>
            <w:rFonts w:ascii="Times New Roman" w:eastAsia="宋体" w:hAnsi="Times New Roman" w:cs="Times New Roman"/>
            <w:bCs/>
            <w:sz w:val="24"/>
            <w:szCs w:val="24"/>
            <w:rPrChange w:id="43" w:author="ZHANGM.H." w:date="2013-08-22T08:52:00Z">
              <w:rPr>
                <w:rFonts w:ascii="Times New Roman" w:eastAsia="宋体" w:hAnsi="Times New Roman" w:cs="Times New Roman"/>
                <w:bCs/>
              </w:rPr>
            </w:rPrChange>
          </w:rPr>
          <w:t xml:space="preserve">the </w:t>
        </w:r>
      </w:ins>
      <w:ins w:id="44" w:author="ZHANGM.H." w:date="2013-08-22T08:53:00Z">
        <w:r w:rsidR="007A3B66">
          <w:rPr>
            <w:rFonts w:ascii="Times New Roman" w:eastAsia="宋体" w:hAnsi="Times New Roman" w:cs="Times New Roman"/>
            <w:bCs/>
            <w:sz w:val="24"/>
            <w:szCs w:val="24"/>
          </w:rPr>
          <w:t>peripheries</w:t>
        </w:r>
      </w:ins>
      <w:ins w:id="45" w:author="ZHANGM.H." w:date="2013-08-22T08:51:00Z">
        <w:r w:rsidR="007A3B66" w:rsidRPr="007A3B66">
          <w:rPr>
            <w:rFonts w:ascii="Times New Roman" w:eastAsia="宋体" w:hAnsi="Times New Roman" w:cs="Times New Roman"/>
            <w:bCs/>
            <w:sz w:val="24"/>
            <w:szCs w:val="24"/>
            <w:rPrChange w:id="46" w:author="ZHANGM.H." w:date="2013-08-22T08:52:00Z">
              <w:rPr>
                <w:rFonts w:ascii="Times New Roman" w:eastAsia="宋体" w:hAnsi="Times New Roman" w:cs="Times New Roman"/>
                <w:bCs/>
              </w:rPr>
            </w:rPrChange>
          </w:rPr>
          <w:t xml:space="preserve"> of the storm tracks</w:t>
        </w:r>
        <w:r w:rsidR="007A3B66" w:rsidRPr="007A3B66">
          <w:rPr>
            <w:rFonts w:ascii="Times New Roman" w:eastAsia="宋体" w:hAnsi="Times New Roman" w:cs="Times New Roman" w:hint="eastAsia"/>
            <w:bCs/>
            <w:sz w:val="24"/>
            <w:szCs w:val="24"/>
            <w:rPrChange w:id="47" w:author="ZHANGM.H." w:date="2013-08-22T08:52:00Z">
              <w:rPr>
                <w:rFonts w:ascii="Times New Roman" w:eastAsia="宋体" w:hAnsi="Times New Roman" w:cs="Times New Roman" w:hint="eastAsia"/>
                <w:bCs/>
              </w:rPr>
            </w:rPrChange>
          </w:rPr>
          <w:t xml:space="preserve">, </w:t>
        </w:r>
        <w:r w:rsidR="007A3B66" w:rsidRPr="007A3B66">
          <w:rPr>
            <w:rFonts w:ascii="Times New Roman" w:eastAsia="宋体" w:hAnsi="Times New Roman" w:cs="Times New Roman"/>
            <w:bCs/>
            <w:sz w:val="24"/>
            <w:szCs w:val="24"/>
            <w:rPrChange w:id="48" w:author="ZHANGM.H." w:date="2013-08-22T08:52:00Z">
              <w:rPr>
                <w:rFonts w:ascii="Times New Roman" w:eastAsia="宋体" w:hAnsi="Times New Roman" w:cs="Times New Roman"/>
                <w:bCs/>
              </w:rPr>
            </w:rPrChange>
          </w:rPr>
          <w:t xml:space="preserve">especially </w:t>
        </w:r>
      </w:ins>
      <w:ins w:id="49" w:author="ZHANGM.H." w:date="2013-08-22T08:54:00Z">
        <w:r w:rsidR="007A3B66">
          <w:rPr>
            <w:rFonts w:ascii="Times New Roman" w:eastAsia="宋体" w:hAnsi="Times New Roman" w:cs="Times New Roman"/>
            <w:bCs/>
            <w:sz w:val="24"/>
            <w:szCs w:val="24"/>
          </w:rPr>
          <w:t xml:space="preserve">on </w:t>
        </w:r>
      </w:ins>
      <w:ins w:id="50" w:author="ZHANGM.H." w:date="2013-08-22T08:51:00Z">
        <w:r w:rsidR="007A3B66" w:rsidRPr="007A3B66">
          <w:rPr>
            <w:rFonts w:ascii="Times New Roman" w:eastAsia="宋体" w:hAnsi="Times New Roman" w:cs="Times New Roman"/>
            <w:bCs/>
            <w:sz w:val="24"/>
            <w:szCs w:val="24"/>
            <w:rPrChange w:id="51" w:author="ZHANGM.H." w:date="2013-08-22T08:52:00Z">
              <w:rPr>
                <w:rFonts w:ascii="Times New Roman" w:eastAsia="宋体" w:hAnsi="Times New Roman" w:cs="Times New Roman"/>
                <w:bCs/>
              </w:rPr>
            </w:rPrChange>
          </w:rPr>
          <w:t xml:space="preserve">the </w:t>
        </w:r>
        <w:proofErr w:type="spellStart"/>
        <w:r w:rsidR="007A3B66" w:rsidRPr="007A3B66">
          <w:rPr>
            <w:rFonts w:ascii="Times New Roman" w:eastAsia="宋体" w:hAnsi="Times New Roman" w:cs="Times New Roman"/>
            <w:bCs/>
            <w:sz w:val="24"/>
            <w:szCs w:val="24"/>
            <w:rPrChange w:id="52" w:author="ZHANGM.H." w:date="2013-08-22T08:52:00Z">
              <w:rPr>
                <w:rFonts w:ascii="Times New Roman" w:eastAsia="宋体" w:hAnsi="Times New Roman" w:cs="Times New Roman"/>
                <w:bCs/>
              </w:rPr>
            </w:rPrChange>
          </w:rPr>
          <w:t>poleward</w:t>
        </w:r>
        <w:proofErr w:type="spellEnd"/>
        <w:r w:rsidR="007A3B66" w:rsidRPr="007A3B66">
          <w:rPr>
            <w:rFonts w:ascii="Times New Roman" w:eastAsia="宋体" w:hAnsi="Times New Roman" w:cs="Times New Roman"/>
            <w:bCs/>
            <w:sz w:val="24"/>
            <w:szCs w:val="24"/>
            <w:rPrChange w:id="53" w:author="ZHANGM.H." w:date="2013-08-22T08:52:00Z">
              <w:rPr>
                <w:rFonts w:ascii="Times New Roman" w:eastAsia="宋体" w:hAnsi="Times New Roman" w:cs="Times New Roman"/>
                <w:bCs/>
              </w:rPr>
            </w:rPrChange>
          </w:rPr>
          <w:t xml:space="preserve"> side</w:t>
        </w:r>
      </w:ins>
      <w:ins w:id="54" w:author="ZHANGM.H." w:date="2013-08-22T08:54:00Z">
        <w:r w:rsidR="007A3B66">
          <w:rPr>
            <w:rFonts w:ascii="Times New Roman" w:eastAsia="宋体" w:hAnsi="Times New Roman" w:cs="Times New Roman"/>
            <w:bCs/>
            <w:sz w:val="24"/>
            <w:szCs w:val="24"/>
          </w:rPr>
          <w:t xml:space="preserve">, </w:t>
        </w:r>
      </w:ins>
      <w:ins w:id="55" w:author="ZHANGM.H." w:date="2013-08-22T08:52:00Z">
        <w:r w:rsidR="007A3B66">
          <w:rPr>
            <w:rFonts w:ascii="Times New Roman" w:eastAsia="宋体" w:hAnsi="Times New Roman" w:cs="Times New Roman"/>
            <w:bCs/>
            <w:sz w:val="24"/>
            <w:szCs w:val="24"/>
          </w:rPr>
          <w:t xml:space="preserve">is reduced in the </w:t>
        </w:r>
        <w:proofErr w:type="gramStart"/>
        <w:r w:rsidR="007A3B66">
          <w:rPr>
            <w:rFonts w:ascii="Times New Roman" w:eastAsia="宋体" w:hAnsi="Times New Roman" w:cs="Times New Roman"/>
            <w:bCs/>
            <w:sz w:val="24"/>
            <w:szCs w:val="24"/>
          </w:rPr>
          <w:t>IE</w:t>
        </w:r>
      </w:ins>
      <w:ins w:id="56" w:author="ZHANGM.H." w:date="2013-08-22T08:53:00Z">
        <w:r w:rsidR="007A3B66">
          <w:rPr>
            <w:rFonts w:ascii="Times New Roman" w:eastAsia="宋体" w:hAnsi="Times New Roman" w:cs="Times New Roman"/>
            <w:bCs/>
            <w:sz w:val="24"/>
            <w:szCs w:val="24"/>
          </w:rPr>
          <w:t xml:space="preserve"> </w:t>
        </w:r>
      </w:ins>
      <w:ins w:id="57" w:author="ZHANGM.H." w:date="2013-08-22T08:54:00Z">
        <w:r w:rsidR="007A3B66">
          <w:rPr>
            <w:rFonts w:ascii="Times New Roman" w:eastAsia="宋体" w:hAnsi="Times New Roman" w:cs="Times New Roman"/>
            <w:bCs/>
            <w:sz w:val="24"/>
            <w:szCs w:val="24"/>
          </w:rPr>
          <w:t>.</w:t>
        </w:r>
        <w:proofErr w:type="gramEnd"/>
        <w:r w:rsidR="007A3B66">
          <w:rPr>
            <w:rFonts w:ascii="Times New Roman" w:eastAsia="宋体" w:hAnsi="Times New Roman" w:cs="Times New Roman"/>
            <w:bCs/>
            <w:sz w:val="24"/>
            <w:szCs w:val="24"/>
          </w:rPr>
          <w:t xml:space="preserve"> T</w:t>
        </w:r>
      </w:ins>
      <w:ins w:id="58" w:author="ZHANGM.H." w:date="2013-08-22T08:53:00Z">
        <w:r w:rsidR="007A3B66">
          <w:rPr>
            <w:rFonts w:ascii="Times New Roman" w:eastAsia="宋体" w:hAnsi="Times New Roman" w:cs="Times New Roman"/>
            <w:bCs/>
            <w:sz w:val="24"/>
            <w:szCs w:val="24"/>
          </w:rPr>
          <w:t xml:space="preserve">hese regions </w:t>
        </w:r>
      </w:ins>
      <w:ins w:id="59" w:author="ZHANGM.H." w:date="2013-08-22T08:54:00Z">
        <w:r w:rsidR="007A3B66">
          <w:rPr>
            <w:rFonts w:ascii="Times New Roman" w:eastAsia="宋体" w:hAnsi="Times New Roman" w:cs="Times New Roman"/>
            <w:bCs/>
            <w:sz w:val="24"/>
            <w:szCs w:val="24"/>
          </w:rPr>
          <w:t xml:space="preserve">are expected to </w:t>
        </w:r>
      </w:ins>
      <w:ins w:id="60" w:author="ZHANGM.H." w:date="2013-08-22T08:53:00Z">
        <w:r w:rsidR="007A3B66">
          <w:rPr>
            <w:rFonts w:ascii="Times New Roman" w:eastAsia="宋体" w:hAnsi="Times New Roman" w:cs="Times New Roman"/>
            <w:bCs/>
            <w:sz w:val="24"/>
            <w:szCs w:val="24"/>
          </w:rPr>
          <w:t>have the largest</w:t>
        </w:r>
      </w:ins>
      <w:ins w:id="61" w:author="ZHANGM.H." w:date="2013-08-22T08:51:00Z">
        <w:r w:rsidR="007A3B66" w:rsidRPr="007A3B66">
          <w:rPr>
            <w:rFonts w:ascii="Times New Roman" w:eastAsia="宋体" w:hAnsi="Times New Roman" w:cs="Times New Roman"/>
            <w:bCs/>
            <w:sz w:val="24"/>
            <w:szCs w:val="24"/>
            <w:rPrChange w:id="62" w:author="ZHANGM.H." w:date="2013-08-22T08:52:00Z">
              <w:rPr>
                <w:rFonts w:ascii="Times New Roman" w:eastAsia="宋体" w:hAnsi="Times New Roman" w:cs="Times New Roman"/>
                <w:bCs/>
              </w:rPr>
            </w:rPrChange>
          </w:rPr>
          <w:t xml:space="preserve"> atmospheric stochastic variability is large.</w:t>
        </w:r>
        <w:r w:rsidR="007A3B66">
          <w:rPr>
            <w:rFonts w:ascii="Times New Roman" w:eastAsia="宋体" w:hAnsi="Times New Roman" w:cs="Times New Roman"/>
            <w:bCs/>
          </w:rPr>
          <w:t xml:space="preserve"> </w:t>
        </w:r>
      </w:ins>
      <w:commentRangeStart w:id="63"/>
      <w:del w:id="64" w:author="ZHANGM.H." w:date="2013-08-22T08:56:00Z">
        <w:r w:rsidR="005D598A" w:rsidRPr="005D598A" w:rsidDel="007A3B66">
          <w:rPr>
            <w:rFonts w:ascii="Times New Roman" w:eastAsia="SimSun" w:hAnsi="Times New Roman" w:cs="Times New Roman" w:hint="eastAsia"/>
            <w:kern w:val="0"/>
            <w:sz w:val="24"/>
            <w:szCs w:val="24"/>
          </w:rPr>
          <w:delText xml:space="preserve">As shown in Figure 6a and 6b, the </w:delText>
        </w:r>
        <w:r w:rsidR="005D598A" w:rsidDel="007A3B66">
          <w:rPr>
            <w:rFonts w:ascii="Times New Roman" w:eastAsia="SimSun" w:hAnsi="Times New Roman" w:cs="Times New Roman" w:hint="eastAsia"/>
            <w:kern w:val="0"/>
            <w:sz w:val="24"/>
            <w:szCs w:val="24"/>
          </w:rPr>
          <w:delText>surface stress generally decreases/increases</w:delText>
        </w:r>
        <w:r w:rsidR="005D598A" w:rsidRPr="005D598A" w:rsidDel="007A3B66">
          <w:rPr>
            <w:rFonts w:ascii="Times New Roman" w:eastAsia="SimSun" w:hAnsi="Times New Roman" w:cs="Times New Roman" w:hint="eastAsia"/>
            <w:kern w:val="0"/>
            <w:sz w:val="24"/>
            <w:szCs w:val="24"/>
          </w:rPr>
          <w:delText xml:space="preserve"> in the place</w:delText>
        </w:r>
        <w:r w:rsidR="005D598A" w:rsidDel="007A3B66">
          <w:rPr>
            <w:rFonts w:ascii="Times New Roman" w:eastAsia="SimSun" w:hAnsi="Times New Roman" w:cs="Times New Roman" w:hint="eastAsia"/>
            <w:kern w:val="0"/>
            <w:sz w:val="24"/>
            <w:szCs w:val="24"/>
          </w:rPr>
          <w:delText>s</w:delText>
        </w:r>
        <w:r w:rsidR="005D598A" w:rsidRPr="005D598A" w:rsidDel="007A3B66">
          <w:rPr>
            <w:rFonts w:ascii="Times New Roman" w:eastAsia="SimSun" w:hAnsi="Times New Roman" w:cs="Times New Roman" w:hint="eastAsia"/>
            <w:kern w:val="0"/>
            <w:sz w:val="24"/>
            <w:szCs w:val="24"/>
          </w:rPr>
          <w:delText>, where the surface stress is climatologically weak</w:delText>
        </w:r>
        <w:r w:rsidR="005D598A" w:rsidDel="007A3B66">
          <w:rPr>
            <w:rFonts w:ascii="Times New Roman" w:eastAsia="SimSun" w:hAnsi="Times New Roman" w:cs="Times New Roman" w:hint="eastAsia"/>
            <w:kern w:val="0"/>
            <w:sz w:val="24"/>
            <w:szCs w:val="24"/>
          </w:rPr>
          <w:delText>/strong</w:delText>
        </w:r>
        <w:r w:rsidR="005D598A" w:rsidRPr="005D598A" w:rsidDel="007A3B66">
          <w:rPr>
            <w:rFonts w:ascii="Times New Roman" w:eastAsia="SimSun" w:hAnsi="Times New Roman" w:cs="Times New Roman" w:hint="eastAsia"/>
            <w:kern w:val="0"/>
            <w:sz w:val="24"/>
            <w:szCs w:val="24"/>
          </w:rPr>
          <w:delText>.</w:delText>
        </w:r>
        <w:r w:rsidR="005D598A" w:rsidDel="007A3B66">
          <w:rPr>
            <w:rFonts w:ascii="Times New Roman" w:eastAsia="SimSun" w:hAnsi="Times New Roman" w:cs="Times New Roman" w:hint="eastAsia"/>
            <w:kern w:val="0"/>
            <w:sz w:val="24"/>
            <w:szCs w:val="24"/>
          </w:rPr>
          <w:delText xml:space="preserve"> </w:delText>
        </w:r>
        <w:bookmarkStart w:id="65" w:name="OLE_LINK167"/>
        <w:bookmarkStart w:id="66" w:name="OLE_LINK168"/>
        <w:commentRangeEnd w:id="63"/>
        <w:r w:rsidR="00594136" w:rsidDel="007A3B66">
          <w:rPr>
            <w:rStyle w:val="CommentReference"/>
          </w:rPr>
          <w:commentReference w:id="63"/>
        </w:r>
        <w:r w:rsidR="005402A2" w:rsidDel="007A3B66">
          <w:rPr>
            <w:rFonts w:ascii="Times New Roman" w:eastAsia="SimSun" w:hAnsi="Times New Roman" w:cs="Times New Roman" w:hint="eastAsia"/>
            <w:kern w:val="0"/>
            <w:sz w:val="24"/>
            <w:szCs w:val="24"/>
          </w:rPr>
          <w:delText xml:space="preserve">The </w:delText>
        </w:r>
        <w:r w:rsidR="00594136" w:rsidDel="007A3B66">
          <w:rPr>
            <w:rFonts w:ascii="Times New Roman" w:eastAsia="SimSun" w:hAnsi="Times New Roman" w:cs="Times New Roman"/>
            <w:kern w:val="0"/>
            <w:sz w:val="24"/>
            <w:szCs w:val="24"/>
          </w:rPr>
          <w:delText xml:space="preserve">significant </w:delText>
        </w:r>
        <w:r w:rsidR="005402A2" w:rsidDel="007A3B66">
          <w:rPr>
            <w:rFonts w:ascii="Times New Roman" w:eastAsia="SimSun" w:hAnsi="Times New Roman" w:cs="Times New Roman" w:hint="eastAsia"/>
            <w:kern w:val="0"/>
            <w:sz w:val="24"/>
            <w:szCs w:val="24"/>
          </w:rPr>
          <w:delText xml:space="preserve">surface stress changes at high latitudes show good coincident with surface temperature anomalies, decreasing in sub-polar North Atlantic, North and South Pacific, increasing in the South Indian Ocean. </w:delText>
        </w:r>
      </w:del>
      <w:r w:rsidR="00594136">
        <w:rPr>
          <w:rFonts w:ascii="Times New Roman" w:eastAsia="SimSun" w:hAnsi="Times New Roman" w:cs="Times New Roman"/>
          <w:kern w:val="0"/>
          <w:sz w:val="24"/>
          <w:szCs w:val="24"/>
        </w:rPr>
        <w:t xml:space="preserve">The sustained significant surface stress weakening may be </w:t>
      </w:r>
      <w:ins w:id="67" w:author="ZHANGM.H." w:date="2013-08-22T08:56:00Z">
        <w:r w:rsidR="007A3B66">
          <w:rPr>
            <w:rFonts w:ascii="Times New Roman" w:eastAsia="SimSun" w:hAnsi="Times New Roman" w:cs="Times New Roman"/>
            <w:kern w:val="0"/>
            <w:sz w:val="24"/>
            <w:szCs w:val="24"/>
          </w:rPr>
          <w:t xml:space="preserve">also </w:t>
        </w:r>
      </w:ins>
      <w:r w:rsidR="005D598A">
        <w:rPr>
          <w:rFonts w:ascii="Times New Roman" w:eastAsia="SimSun" w:hAnsi="Times New Roman" w:cs="Times New Roman" w:hint="eastAsia"/>
          <w:kern w:val="0"/>
          <w:sz w:val="24"/>
          <w:szCs w:val="24"/>
        </w:rPr>
        <w:t xml:space="preserve">partly </w:t>
      </w:r>
      <w:r w:rsidR="005D598A">
        <w:rPr>
          <w:rFonts w:ascii="Times New Roman" w:eastAsia="SimSun" w:hAnsi="Times New Roman" w:cs="Times New Roman"/>
          <w:kern w:val="0"/>
          <w:sz w:val="24"/>
          <w:szCs w:val="24"/>
        </w:rPr>
        <w:t>explained</w:t>
      </w:r>
      <w:r w:rsidR="005D598A">
        <w:rPr>
          <w:rFonts w:ascii="Times New Roman" w:eastAsia="SimSun" w:hAnsi="Times New Roman" w:cs="Times New Roman" w:hint="eastAsia"/>
          <w:kern w:val="0"/>
          <w:sz w:val="24"/>
          <w:szCs w:val="24"/>
        </w:rPr>
        <w:t xml:space="preserve"> by the </w:t>
      </w:r>
      <w:r w:rsidR="005D598A">
        <w:rPr>
          <w:rFonts w:ascii="Times New Roman" w:eastAsia="SimSun" w:hAnsi="Times New Roman" w:cs="Times New Roman"/>
          <w:kern w:val="0"/>
          <w:sz w:val="24"/>
          <w:szCs w:val="24"/>
        </w:rPr>
        <w:t>positive</w:t>
      </w:r>
      <w:r w:rsidR="005D598A">
        <w:rPr>
          <w:rFonts w:ascii="Times New Roman" w:eastAsia="SimSun" w:hAnsi="Times New Roman" w:cs="Times New Roman" w:hint="eastAsia"/>
          <w:kern w:val="0"/>
          <w:sz w:val="24"/>
          <w:szCs w:val="24"/>
        </w:rPr>
        <w:t xml:space="preserve"> feedback </w:t>
      </w:r>
      <w:r w:rsidR="005402A2">
        <w:rPr>
          <w:rFonts w:ascii="Times New Roman" w:eastAsia="SimSun" w:hAnsi="Times New Roman" w:cs="Times New Roman" w:hint="eastAsia"/>
          <w:kern w:val="0"/>
          <w:sz w:val="24"/>
          <w:szCs w:val="24"/>
        </w:rPr>
        <w:t xml:space="preserve">of </w:t>
      </w:r>
      <w:r w:rsidR="005D598A">
        <w:rPr>
          <w:rFonts w:ascii="Times New Roman" w:eastAsia="SimSun" w:hAnsi="Times New Roman" w:cs="Times New Roman"/>
          <w:kern w:val="0"/>
          <w:sz w:val="24"/>
          <w:szCs w:val="24"/>
        </w:rPr>
        <w:t>surface</w:t>
      </w:r>
      <w:r w:rsidR="005D598A">
        <w:rPr>
          <w:rFonts w:ascii="Times New Roman" w:eastAsia="SimSun" w:hAnsi="Times New Roman" w:cs="Times New Roman" w:hint="eastAsia"/>
          <w:kern w:val="0"/>
          <w:sz w:val="24"/>
          <w:szCs w:val="24"/>
        </w:rPr>
        <w:t xml:space="preserve"> </w:t>
      </w:r>
      <w:r w:rsidR="005D598A">
        <w:rPr>
          <w:rFonts w:ascii="Times New Roman" w:eastAsia="SimSun" w:hAnsi="Times New Roman" w:cs="Times New Roman"/>
          <w:kern w:val="0"/>
          <w:sz w:val="24"/>
          <w:szCs w:val="24"/>
        </w:rPr>
        <w:t>stress</w:t>
      </w:r>
      <w:r w:rsidR="005D598A">
        <w:rPr>
          <w:rFonts w:ascii="Times New Roman" w:eastAsia="SimSun" w:hAnsi="Times New Roman" w:cs="Times New Roman" w:hint="eastAsia"/>
          <w:kern w:val="0"/>
          <w:sz w:val="24"/>
          <w:szCs w:val="24"/>
        </w:rPr>
        <w:t xml:space="preserve"> </w:t>
      </w:r>
      <w:r w:rsidR="005402A2">
        <w:rPr>
          <w:rFonts w:ascii="Times New Roman" w:eastAsia="SimSun" w:hAnsi="Times New Roman" w:cs="Times New Roman" w:hint="eastAsia"/>
          <w:kern w:val="0"/>
          <w:sz w:val="24"/>
          <w:szCs w:val="24"/>
        </w:rPr>
        <w:t>to</w:t>
      </w:r>
      <w:r w:rsidR="005D598A">
        <w:rPr>
          <w:rFonts w:ascii="Times New Roman" w:eastAsia="SimSun" w:hAnsi="Times New Roman" w:cs="Times New Roman" w:hint="eastAsia"/>
          <w:kern w:val="0"/>
          <w:sz w:val="24"/>
          <w:szCs w:val="24"/>
        </w:rPr>
        <w:t xml:space="preserve"> </w:t>
      </w:r>
      <w:r w:rsidR="005402A2">
        <w:rPr>
          <w:rFonts w:ascii="Times New Roman" w:eastAsia="SimSun" w:hAnsi="Times New Roman" w:cs="Times New Roman"/>
          <w:kern w:val="0"/>
          <w:sz w:val="24"/>
          <w:szCs w:val="24"/>
        </w:rPr>
        <w:t>surface</w:t>
      </w:r>
      <w:r w:rsidR="005402A2">
        <w:rPr>
          <w:rFonts w:ascii="Times New Roman" w:eastAsia="SimSun" w:hAnsi="Times New Roman" w:cs="Times New Roman" w:hint="eastAsia"/>
          <w:kern w:val="0"/>
          <w:sz w:val="24"/>
          <w:szCs w:val="24"/>
        </w:rPr>
        <w:t xml:space="preserve"> </w:t>
      </w:r>
      <w:r w:rsidR="005402A2">
        <w:rPr>
          <w:rFonts w:ascii="Times New Roman" w:eastAsia="SimSun" w:hAnsi="Times New Roman" w:cs="Times New Roman"/>
          <w:kern w:val="0"/>
          <w:sz w:val="24"/>
          <w:szCs w:val="24"/>
        </w:rPr>
        <w:t>temperature</w:t>
      </w:r>
      <w:r w:rsidR="005402A2">
        <w:rPr>
          <w:rFonts w:ascii="Times New Roman" w:eastAsia="SimSun" w:hAnsi="Times New Roman" w:cs="Times New Roman" w:hint="eastAsia"/>
          <w:kern w:val="0"/>
          <w:sz w:val="24"/>
          <w:szCs w:val="24"/>
        </w:rPr>
        <w:t xml:space="preserve"> changes. </w:t>
      </w:r>
      <w:r w:rsidR="005402A2" w:rsidRPr="005402A2">
        <w:rPr>
          <w:rFonts w:ascii="Times New Roman" w:eastAsia="SimSun" w:hAnsi="Times New Roman" w:cs="Times New Roman" w:hint="eastAsia"/>
          <w:kern w:val="0"/>
          <w:sz w:val="24"/>
          <w:szCs w:val="24"/>
        </w:rPr>
        <w:t xml:space="preserve">Convective </w:t>
      </w:r>
      <w:r w:rsidR="005402A2" w:rsidRPr="005402A2">
        <w:rPr>
          <w:rFonts w:ascii="Times New Roman" w:eastAsia="SimSun" w:hAnsi="Times New Roman" w:cs="Times New Roman"/>
          <w:kern w:val="0"/>
          <w:sz w:val="24"/>
          <w:szCs w:val="24"/>
        </w:rPr>
        <w:t>instability</w:t>
      </w:r>
      <w:r w:rsidR="005402A2" w:rsidRPr="005402A2">
        <w:rPr>
          <w:rFonts w:ascii="Times New Roman" w:eastAsia="SimSun" w:hAnsi="Times New Roman" w:cs="Times New Roman" w:hint="eastAsia"/>
          <w:kern w:val="0"/>
          <w:sz w:val="24"/>
          <w:szCs w:val="24"/>
        </w:rPr>
        <w:t xml:space="preserve"> over warmer water will lead to a deeper boundary layer and result in intensified surface </w:t>
      </w:r>
      <w:r w:rsidR="005402A2" w:rsidRPr="005402A2">
        <w:rPr>
          <w:rFonts w:ascii="Times New Roman" w:eastAsia="SimSun" w:hAnsi="Times New Roman" w:cs="Times New Roman"/>
          <w:kern w:val="0"/>
          <w:sz w:val="24"/>
          <w:szCs w:val="24"/>
        </w:rPr>
        <w:t>stres</w:t>
      </w:r>
      <w:r w:rsidR="005402A2" w:rsidRPr="005402A2">
        <w:rPr>
          <w:rFonts w:ascii="Times New Roman" w:eastAsia="SimSun" w:hAnsi="Times New Roman" w:cs="Times New Roman" w:hint="eastAsia"/>
          <w:kern w:val="0"/>
          <w:sz w:val="24"/>
          <w:szCs w:val="24"/>
        </w:rPr>
        <w:t xml:space="preserve">s over the warmer water, and </w:t>
      </w:r>
      <w:proofErr w:type="spellStart"/>
      <w:r w:rsidR="005402A2" w:rsidRPr="005402A2">
        <w:rPr>
          <w:rFonts w:ascii="Times New Roman" w:eastAsia="SimSun" w:hAnsi="Times New Roman" w:cs="Times New Roman" w:hint="eastAsia"/>
          <w:kern w:val="0"/>
          <w:sz w:val="24"/>
          <w:szCs w:val="24"/>
        </w:rPr>
        <w:t>vise</w:t>
      </w:r>
      <w:proofErr w:type="spellEnd"/>
      <w:r w:rsidR="005402A2" w:rsidRPr="005402A2">
        <w:rPr>
          <w:rFonts w:ascii="Times New Roman" w:eastAsia="SimSun" w:hAnsi="Times New Roman" w:cs="Times New Roman" w:hint="eastAsia"/>
          <w:kern w:val="0"/>
          <w:sz w:val="24"/>
          <w:szCs w:val="24"/>
        </w:rPr>
        <w:t xml:space="preserve"> versa (</w:t>
      </w:r>
      <w:proofErr w:type="spellStart"/>
      <w:r w:rsidR="005402A2" w:rsidRPr="005402A2">
        <w:rPr>
          <w:rFonts w:ascii="Times New Roman" w:eastAsia="SimSun" w:hAnsi="Times New Roman" w:cs="Times New Roman" w:hint="eastAsia"/>
          <w:kern w:val="0"/>
          <w:sz w:val="24"/>
          <w:szCs w:val="24"/>
        </w:rPr>
        <w:t>Samelson</w:t>
      </w:r>
      <w:proofErr w:type="spellEnd"/>
      <w:r w:rsidR="005402A2" w:rsidRPr="005402A2">
        <w:rPr>
          <w:rFonts w:ascii="Times New Roman" w:eastAsia="SimSun" w:hAnsi="Times New Roman" w:cs="Times New Roman" w:hint="eastAsia"/>
          <w:kern w:val="0"/>
          <w:sz w:val="24"/>
          <w:szCs w:val="24"/>
        </w:rPr>
        <w:t xml:space="preserve"> et al., 2006). </w:t>
      </w:r>
      <w:bookmarkStart w:id="68" w:name="OLE_LINK169"/>
      <w:bookmarkStart w:id="69" w:name="OLE_LINK170"/>
      <w:bookmarkStart w:id="70" w:name="OLE_LINK175"/>
      <w:r w:rsidR="005402A2">
        <w:rPr>
          <w:rFonts w:ascii="Times New Roman" w:eastAsia="SimSun" w:hAnsi="Times New Roman" w:cs="Times New Roman" w:hint="eastAsia"/>
          <w:kern w:val="0"/>
          <w:sz w:val="24"/>
          <w:szCs w:val="24"/>
        </w:rPr>
        <w:t xml:space="preserve">We have </w:t>
      </w:r>
      <w:r w:rsidR="005402A2">
        <w:rPr>
          <w:rFonts w:ascii="Times New Roman" w:eastAsia="SimSun" w:hAnsi="Times New Roman" w:cs="Times New Roman"/>
          <w:kern w:val="0"/>
          <w:sz w:val="24"/>
          <w:szCs w:val="24"/>
        </w:rPr>
        <w:t>clarified</w:t>
      </w:r>
      <w:r w:rsidR="00A3202C">
        <w:rPr>
          <w:rFonts w:ascii="Times New Roman" w:eastAsia="SimSun" w:hAnsi="Times New Roman" w:cs="Times New Roman" w:hint="eastAsia"/>
          <w:kern w:val="0"/>
          <w:sz w:val="24"/>
          <w:szCs w:val="24"/>
        </w:rPr>
        <w:t xml:space="preserve"> this in Page 9 Line 15</w:t>
      </w:r>
      <w:r w:rsidR="00CF5C8B">
        <w:rPr>
          <w:rFonts w:ascii="Times New Roman" w:eastAsia="SimSun" w:hAnsi="Times New Roman" w:cs="Times New Roman" w:hint="eastAsia"/>
          <w:kern w:val="0"/>
          <w:sz w:val="24"/>
          <w:szCs w:val="24"/>
        </w:rPr>
        <w:t xml:space="preserve"> to Page 10 Line 2</w:t>
      </w:r>
      <w:r w:rsidR="005402A2">
        <w:rPr>
          <w:rFonts w:ascii="Times New Roman" w:eastAsia="SimSun" w:hAnsi="Times New Roman" w:cs="Times New Roman" w:hint="eastAsia"/>
          <w:kern w:val="0"/>
          <w:sz w:val="24"/>
          <w:szCs w:val="24"/>
        </w:rPr>
        <w:t>.</w:t>
      </w:r>
    </w:p>
    <w:bookmarkEnd w:id="65"/>
    <w:bookmarkEnd w:id="66"/>
    <w:bookmarkEnd w:id="68"/>
    <w:bookmarkEnd w:id="69"/>
    <w:bookmarkEnd w:id="70"/>
    <w:p w14:paraId="1C45DAA0" w14:textId="42023046" w:rsidR="00946052" w:rsidRPr="00946052" w:rsidRDefault="00946052" w:rsidP="00946052">
      <w:pPr>
        <w:widowControl/>
        <w:spacing w:beforeLines="50" w:before="156" w:afterLines="50" w:after="156"/>
        <w:rPr>
          <w:rFonts w:ascii="Times New Roman" w:eastAsia="SimSun" w:hAnsi="Times New Roman" w:cs="Times New Roman"/>
          <w:b/>
          <w:kern w:val="0"/>
          <w:sz w:val="24"/>
          <w:szCs w:val="24"/>
        </w:rPr>
      </w:pPr>
    </w:p>
    <w:p w14:paraId="3EE0EDC3" w14:textId="77777777" w:rsidR="00334F7F" w:rsidRPr="00946052" w:rsidRDefault="00334F7F" w:rsidP="00946052">
      <w:pPr>
        <w:pStyle w:val="ListParagraph"/>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946052">
        <w:rPr>
          <w:rFonts w:ascii="Times New Roman" w:eastAsia="SimSun" w:hAnsi="Times New Roman" w:cs="Times New Roman"/>
          <w:i/>
          <w:kern w:val="0"/>
          <w:sz w:val="24"/>
          <w:szCs w:val="24"/>
        </w:rPr>
        <w:t>Evaporation depends on wind speed, not on wind stress. Again, there is no discussion, just a (repetitive) description of some of the differences. Also, please briefly summarize here the possible links to the NAO and the PNA.</w:t>
      </w:r>
    </w:p>
    <w:p w14:paraId="0AD933CE" w14:textId="7957030E" w:rsidR="001A7B0B" w:rsidRDefault="00946052" w:rsidP="001A7B0B">
      <w:pPr>
        <w:widowControl/>
        <w:spacing w:beforeLines="50" w:before="156" w:afterLines="50" w:after="156"/>
        <w:rPr>
          <w:rFonts w:ascii="Times New Roman" w:eastAsia="SimSun" w:hAnsi="Times New Roman" w:cs="Times New Roman"/>
          <w:kern w:val="0"/>
          <w:sz w:val="24"/>
          <w:szCs w:val="24"/>
        </w:rPr>
      </w:pPr>
      <w:r w:rsidRPr="00361A98">
        <w:rPr>
          <w:rFonts w:ascii="Times New Roman" w:eastAsia="SimSun" w:hAnsi="Times New Roman" w:cs="Times New Roman" w:hint="eastAsia"/>
          <w:b/>
          <w:kern w:val="0"/>
          <w:sz w:val="24"/>
          <w:szCs w:val="24"/>
        </w:rPr>
        <w:lastRenderedPageBreak/>
        <w:t xml:space="preserve">Response: </w:t>
      </w:r>
      <w:r w:rsidR="00361A98" w:rsidRPr="00C2125F">
        <w:rPr>
          <w:rFonts w:ascii="Times New Roman" w:eastAsia="SimSun" w:hAnsi="Times New Roman" w:cs="Times New Roman" w:hint="eastAsia"/>
          <w:kern w:val="0"/>
          <w:sz w:val="24"/>
          <w:szCs w:val="24"/>
        </w:rPr>
        <w:t xml:space="preserve">In the </w:t>
      </w:r>
      <w:r w:rsidR="00A3202C">
        <w:rPr>
          <w:rFonts w:ascii="Times New Roman" w:eastAsia="SimSun" w:hAnsi="Times New Roman" w:cs="Times New Roman"/>
          <w:kern w:val="0"/>
          <w:sz w:val="24"/>
          <w:szCs w:val="24"/>
        </w:rPr>
        <w:t>revised</w:t>
      </w:r>
      <w:r w:rsidR="00361A98" w:rsidRPr="00C2125F">
        <w:rPr>
          <w:rFonts w:ascii="Times New Roman" w:eastAsia="SimSun" w:hAnsi="Times New Roman" w:cs="Times New Roman" w:hint="eastAsia"/>
          <w:kern w:val="0"/>
          <w:sz w:val="24"/>
          <w:szCs w:val="24"/>
        </w:rPr>
        <w:t xml:space="preserve"> </w:t>
      </w:r>
      <w:r w:rsidR="00361A98" w:rsidRPr="00C2125F">
        <w:rPr>
          <w:rFonts w:ascii="Times New Roman" w:eastAsia="SimSun" w:hAnsi="Times New Roman" w:cs="Times New Roman"/>
          <w:kern w:val="0"/>
          <w:sz w:val="24"/>
          <w:szCs w:val="24"/>
        </w:rPr>
        <w:t>manuscript</w:t>
      </w:r>
      <w:r w:rsidR="00361A98" w:rsidRPr="00C2125F">
        <w:rPr>
          <w:rFonts w:ascii="Times New Roman" w:eastAsia="SimSun" w:hAnsi="Times New Roman" w:cs="Times New Roman" w:hint="eastAsia"/>
          <w:kern w:val="0"/>
          <w:sz w:val="24"/>
          <w:szCs w:val="24"/>
        </w:rPr>
        <w:t xml:space="preserve">, the </w:t>
      </w:r>
      <w:r w:rsidR="00361A98" w:rsidRPr="00C2125F">
        <w:rPr>
          <w:rFonts w:ascii="Times New Roman" w:eastAsia="SimSun" w:hAnsi="Times New Roman" w:cs="Times New Roman"/>
          <w:kern w:val="0"/>
          <w:sz w:val="24"/>
          <w:szCs w:val="24"/>
        </w:rPr>
        <w:t>evaporation</w:t>
      </w:r>
      <w:r w:rsidR="00361A98" w:rsidRPr="00C2125F">
        <w:rPr>
          <w:rFonts w:ascii="Times New Roman" w:eastAsia="SimSun" w:hAnsi="Times New Roman" w:cs="Times New Roman" w:hint="eastAsia"/>
          <w:kern w:val="0"/>
          <w:sz w:val="24"/>
          <w:szCs w:val="24"/>
        </w:rPr>
        <w:t xml:space="preserve">, surface wind speed and their relationship with surface latent flux </w:t>
      </w:r>
      <w:r w:rsidR="00361A98" w:rsidRPr="00C2125F">
        <w:rPr>
          <w:rFonts w:ascii="Times New Roman" w:eastAsia="SimSun" w:hAnsi="Times New Roman" w:cs="Times New Roman"/>
          <w:kern w:val="0"/>
          <w:sz w:val="24"/>
          <w:szCs w:val="24"/>
        </w:rPr>
        <w:t>rel</w:t>
      </w:r>
      <w:r w:rsidR="00361A98" w:rsidRPr="00C2125F">
        <w:rPr>
          <w:rFonts w:ascii="Times New Roman" w:eastAsia="SimSun" w:hAnsi="Times New Roman" w:cs="Times New Roman" w:hint="eastAsia"/>
          <w:kern w:val="0"/>
          <w:sz w:val="24"/>
          <w:szCs w:val="24"/>
        </w:rPr>
        <w:t>ea</w:t>
      </w:r>
      <w:r w:rsidR="00C2125F">
        <w:rPr>
          <w:rFonts w:ascii="Times New Roman" w:eastAsia="SimSun" w:hAnsi="Times New Roman" w:cs="Times New Roman" w:hint="eastAsia"/>
          <w:kern w:val="0"/>
          <w:sz w:val="24"/>
          <w:szCs w:val="24"/>
        </w:rPr>
        <w:t>se are examined and discussed</w:t>
      </w:r>
      <w:r w:rsidR="001A7B0B">
        <w:rPr>
          <w:rFonts w:ascii="Times New Roman" w:eastAsia="SimSun" w:hAnsi="Times New Roman" w:cs="Times New Roman" w:hint="eastAsia"/>
          <w:kern w:val="0"/>
          <w:sz w:val="24"/>
          <w:szCs w:val="24"/>
        </w:rPr>
        <w:t xml:space="preserve"> (Figure 9 and 10)</w:t>
      </w:r>
      <w:r w:rsidR="00C2125F">
        <w:rPr>
          <w:rFonts w:ascii="Times New Roman" w:eastAsia="SimSun" w:hAnsi="Times New Roman" w:cs="Times New Roman" w:hint="eastAsia"/>
          <w:kern w:val="0"/>
          <w:sz w:val="24"/>
          <w:szCs w:val="24"/>
        </w:rPr>
        <w:t xml:space="preserve">. </w:t>
      </w:r>
      <w:r w:rsidR="001A7B0B" w:rsidRPr="001A7B0B">
        <w:rPr>
          <w:rFonts w:ascii="Times New Roman" w:eastAsia="SimSun" w:hAnsi="Times New Roman" w:cs="Times New Roman"/>
          <w:kern w:val="0"/>
          <w:sz w:val="24"/>
          <w:szCs w:val="24"/>
        </w:rPr>
        <w:t xml:space="preserve">The upward latent heat flux is </w:t>
      </w:r>
      <w:r w:rsidR="001A7B0B" w:rsidRPr="001A7B0B">
        <w:rPr>
          <w:rFonts w:ascii="Times New Roman" w:eastAsia="SimSun" w:hAnsi="Times New Roman" w:cs="Times New Roman" w:hint="eastAsia"/>
          <w:kern w:val="0"/>
          <w:sz w:val="24"/>
          <w:szCs w:val="24"/>
        </w:rPr>
        <w:t>linked</w:t>
      </w:r>
      <w:r w:rsidR="001A7B0B" w:rsidRPr="001A7B0B">
        <w:rPr>
          <w:rFonts w:ascii="Times New Roman" w:eastAsia="SimSun" w:hAnsi="Times New Roman" w:cs="Times New Roman"/>
          <w:kern w:val="0"/>
          <w:sz w:val="24"/>
          <w:szCs w:val="24"/>
        </w:rPr>
        <w:t xml:space="preserve"> with evaporation of water at the surface and the subsequent condensation of water vapor releasing energy into the atmosphere. The</w:t>
      </w:r>
      <w:r w:rsidR="001A7B0B" w:rsidRPr="001A7B0B">
        <w:rPr>
          <w:rFonts w:ascii="Times New Roman" w:eastAsia="SimSun" w:hAnsi="Times New Roman" w:cs="Times New Roman" w:hint="eastAsia"/>
          <w:kern w:val="0"/>
          <w:sz w:val="24"/>
          <w:szCs w:val="24"/>
        </w:rPr>
        <w:t xml:space="preserve"> surface wind speed</w:t>
      </w:r>
      <w:r w:rsidR="001A7B0B" w:rsidRPr="001A7B0B">
        <w:rPr>
          <w:rFonts w:ascii="Times New Roman" w:eastAsia="SimSun" w:hAnsi="Times New Roman" w:cs="Times New Roman"/>
          <w:kern w:val="0"/>
          <w:sz w:val="24"/>
          <w:szCs w:val="24"/>
        </w:rPr>
        <w:t xml:space="preserve"> may serve as a medium and be responsible for </w:t>
      </w:r>
      <w:r w:rsidR="001A7B0B" w:rsidRPr="001A7B0B">
        <w:rPr>
          <w:rFonts w:ascii="Times New Roman" w:eastAsia="SimSun" w:hAnsi="Times New Roman" w:cs="Times New Roman" w:hint="eastAsia"/>
          <w:kern w:val="0"/>
          <w:sz w:val="24"/>
          <w:szCs w:val="24"/>
        </w:rPr>
        <w:t>the latent heat flux changes in IE. The obstruct effect of the grown sea ice</w:t>
      </w:r>
      <w:r w:rsidR="001A7B0B">
        <w:rPr>
          <w:rFonts w:ascii="Times New Roman" w:eastAsia="SimSun" w:hAnsi="Times New Roman" w:cs="Times New Roman" w:hint="eastAsia"/>
          <w:kern w:val="0"/>
          <w:sz w:val="24"/>
          <w:szCs w:val="24"/>
        </w:rPr>
        <w:t xml:space="preserve"> may be responsible for the weak correlation between the evaporation and wind speed in sub-polar regions. We have </w:t>
      </w:r>
      <w:r w:rsidR="001A7B0B">
        <w:rPr>
          <w:rFonts w:ascii="Times New Roman" w:eastAsia="SimSun" w:hAnsi="Times New Roman" w:cs="Times New Roman"/>
          <w:kern w:val="0"/>
          <w:sz w:val="24"/>
          <w:szCs w:val="24"/>
        </w:rPr>
        <w:t>clarified</w:t>
      </w:r>
      <w:r w:rsidR="001A7B0B">
        <w:rPr>
          <w:rFonts w:ascii="Times New Roman" w:eastAsia="SimSun" w:hAnsi="Times New Roman" w:cs="Times New Roman" w:hint="eastAsia"/>
          <w:kern w:val="0"/>
          <w:sz w:val="24"/>
          <w:szCs w:val="24"/>
        </w:rPr>
        <w:t xml:space="preserve"> this in</w:t>
      </w:r>
      <w:r w:rsidR="00CF5C8B">
        <w:rPr>
          <w:rFonts w:ascii="Times New Roman" w:eastAsia="SimSun" w:hAnsi="Times New Roman" w:cs="Times New Roman" w:hint="eastAsia"/>
          <w:kern w:val="0"/>
          <w:sz w:val="24"/>
          <w:szCs w:val="24"/>
        </w:rPr>
        <w:t xml:space="preserve"> the second paragraph on Page </w:t>
      </w:r>
      <w:commentRangeStart w:id="71"/>
      <w:r w:rsidR="00CF5C8B">
        <w:rPr>
          <w:rFonts w:ascii="Times New Roman" w:eastAsia="SimSun" w:hAnsi="Times New Roman" w:cs="Times New Roman" w:hint="eastAsia"/>
          <w:kern w:val="0"/>
          <w:sz w:val="24"/>
          <w:szCs w:val="24"/>
        </w:rPr>
        <w:t>13</w:t>
      </w:r>
      <w:commentRangeEnd w:id="71"/>
      <w:r w:rsidR="007A3B66">
        <w:rPr>
          <w:rStyle w:val="CommentReference"/>
        </w:rPr>
        <w:commentReference w:id="71"/>
      </w:r>
      <w:r w:rsidR="001A7B0B">
        <w:rPr>
          <w:rFonts w:ascii="Times New Roman" w:eastAsia="SimSun" w:hAnsi="Times New Roman" w:cs="Times New Roman" w:hint="eastAsia"/>
          <w:kern w:val="0"/>
          <w:sz w:val="24"/>
          <w:szCs w:val="24"/>
        </w:rPr>
        <w:t xml:space="preserve">. </w:t>
      </w:r>
    </w:p>
    <w:p w14:paraId="62B53C6B" w14:textId="3944D964" w:rsidR="009D51F4" w:rsidRPr="005402A2" w:rsidRDefault="001A7B0B" w:rsidP="004E0F56">
      <w:pPr>
        <w:widowControl/>
        <w:spacing w:beforeLines="50" w:before="156" w:afterLines="50" w:after="156"/>
        <w:ind w:firstLineChars="200" w:firstLine="48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 xml:space="preserve">As shown in Figure S1, there are not </w:t>
      </w:r>
      <w:r w:rsidR="00CF5C8B">
        <w:rPr>
          <w:rFonts w:ascii="Times New Roman" w:eastAsia="SimSun" w:hAnsi="Times New Roman" w:cs="Times New Roman"/>
          <w:kern w:val="0"/>
          <w:sz w:val="24"/>
          <w:szCs w:val="24"/>
        </w:rPr>
        <w:t xml:space="preserve">significant </w:t>
      </w:r>
      <w:r w:rsidR="00CF5C8B">
        <w:rPr>
          <w:rFonts w:ascii="Times New Roman" w:eastAsia="SimSun" w:hAnsi="Times New Roman" w:cs="Times New Roman" w:hint="eastAsia"/>
          <w:kern w:val="0"/>
          <w:sz w:val="24"/>
          <w:szCs w:val="24"/>
        </w:rPr>
        <w:t>NAO-like or</w:t>
      </w:r>
      <w:r>
        <w:rPr>
          <w:rFonts w:ascii="Times New Roman" w:eastAsia="SimSun" w:hAnsi="Times New Roman" w:cs="Times New Roman" w:hint="eastAsia"/>
          <w:kern w:val="0"/>
          <w:sz w:val="24"/>
          <w:szCs w:val="24"/>
        </w:rPr>
        <w:t xml:space="preserve"> the PNA-like changes in the IE </w:t>
      </w:r>
      <w:r>
        <w:rPr>
          <w:rFonts w:ascii="Times New Roman" w:eastAsia="SimSun" w:hAnsi="Times New Roman" w:cs="Times New Roman"/>
          <w:kern w:val="0"/>
          <w:sz w:val="24"/>
          <w:szCs w:val="24"/>
        </w:rPr>
        <w:t>simulation</w:t>
      </w:r>
      <w:r w:rsidR="009D51F4">
        <w:rPr>
          <w:rFonts w:ascii="Times New Roman" w:eastAsia="SimSun" w:hAnsi="Times New Roman" w:cs="Times New Roman" w:hint="eastAsia"/>
          <w:kern w:val="0"/>
          <w:sz w:val="24"/>
          <w:szCs w:val="24"/>
        </w:rPr>
        <w:t xml:space="preserve">. But a positive </w:t>
      </w:r>
      <w:r>
        <w:rPr>
          <w:rFonts w:ascii="Times New Roman" w:eastAsia="SimSun" w:hAnsi="Times New Roman" w:cs="Times New Roman" w:hint="eastAsia"/>
          <w:kern w:val="0"/>
          <w:sz w:val="24"/>
          <w:szCs w:val="24"/>
        </w:rPr>
        <w:t xml:space="preserve">AAO </w:t>
      </w:r>
      <w:r>
        <w:rPr>
          <w:rFonts w:ascii="Times New Roman" w:eastAsia="SimSun" w:hAnsi="Times New Roman" w:cs="Times New Roman"/>
          <w:kern w:val="0"/>
          <w:sz w:val="24"/>
          <w:szCs w:val="24"/>
        </w:rPr>
        <w:t>–</w:t>
      </w:r>
      <w:r>
        <w:rPr>
          <w:rFonts w:ascii="Times New Roman" w:eastAsia="SimSun" w:hAnsi="Times New Roman" w:cs="Times New Roman" w:hint="eastAsia"/>
          <w:kern w:val="0"/>
          <w:sz w:val="24"/>
          <w:szCs w:val="24"/>
        </w:rPr>
        <w:t xml:space="preserve"> like </w:t>
      </w:r>
      <w:r w:rsidR="009D51F4">
        <w:rPr>
          <w:rFonts w:ascii="Times New Roman" w:eastAsia="SimSun" w:hAnsi="Times New Roman" w:cs="Times New Roman" w:hint="eastAsia"/>
          <w:kern w:val="0"/>
          <w:sz w:val="24"/>
          <w:szCs w:val="24"/>
        </w:rPr>
        <w:t xml:space="preserve">changes are evident and suggested to be related to the increased </w:t>
      </w:r>
      <w:r w:rsidR="009D51F4">
        <w:rPr>
          <w:rFonts w:ascii="Times New Roman" w:eastAsia="SimSun" w:hAnsi="Times New Roman" w:cs="Times New Roman"/>
          <w:kern w:val="0"/>
          <w:sz w:val="24"/>
          <w:szCs w:val="24"/>
        </w:rPr>
        <w:t>precipitat</w:t>
      </w:r>
      <w:r w:rsidR="009D51F4">
        <w:rPr>
          <w:rFonts w:ascii="Times New Roman" w:eastAsia="SimSun" w:hAnsi="Times New Roman" w:cs="Times New Roman" w:hint="eastAsia"/>
          <w:kern w:val="0"/>
          <w:sz w:val="24"/>
          <w:szCs w:val="24"/>
        </w:rPr>
        <w:t xml:space="preserve">ion in eastern China. We have </w:t>
      </w:r>
      <w:r w:rsidR="009D51F4">
        <w:rPr>
          <w:rFonts w:ascii="Times New Roman" w:eastAsia="SimSun" w:hAnsi="Times New Roman" w:cs="Times New Roman"/>
          <w:kern w:val="0"/>
          <w:sz w:val="24"/>
          <w:szCs w:val="24"/>
        </w:rPr>
        <w:t>clarified</w:t>
      </w:r>
      <w:r w:rsidR="00CF5C8B">
        <w:rPr>
          <w:rFonts w:ascii="Times New Roman" w:eastAsia="SimSun" w:hAnsi="Times New Roman" w:cs="Times New Roman" w:hint="eastAsia"/>
          <w:kern w:val="0"/>
          <w:sz w:val="24"/>
          <w:szCs w:val="24"/>
        </w:rPr>
        <w:t xml:space="preserve"> this in Page 8 Line 23 to Page 9</w:t>
      </w:r>
      <w:r w:rsidR="00A3202C">
        <w:rPr>
          <w:rFonts w:ascii="Times New Roman" w:eastAsia="SimSun" w:hAnsi="Times New Roman" w:cs="Times New Roman" w:hint="eastAsia"/>
          <w:kern w:val="0"/>
          <w:sz w:val="24"/>
          <w:szCs w:val="24"/>
        </w:rPr>
        <w:t xml:space="preserve"> Line 7</w:t>
      </w:r>
      <w:r w:rsidR="009D51F4">
        <w:rPr>
          <w:rFonts w:ascii="Times New Roman" w:eastAsia="SimSun" w:hAnsi="Times New Roman" w:cs="Times New Roman" w:hint="eastAsia"/>
          <w:kern w:val="0"/>
          <w:sz w:val="24"/>
          <w:szCs w:val="24"/>
        </w:rPr>
        <w:t>.</w:t>
      </w:r>
    </w:p>
    <w:p w14:paraId="78F20EFF" w14:textId="268C9402" w:rsidR="001A7B0B" w:rsidRPr="005402A2" w:rsidRDefault="001A7B0B" w:rsidP="001A7B0B">
      <w:pPr>
        <w:widowControl/>
        <w:spacing w:beforeLines="50" w:before="156" w:afterLines="50" w:after="156"/>
        <w:rPr>
          <w:rFonts w:ascii="Times New Roman" w:eastAsia="SimSun" w:hAnsi="Times New Roman" w:cs="Times New Roman"/>
          <w:kern w:val="0"/>
          <w:sz w:val="24"/>
          <w:szCs w:val="24"/>
        </w:rPr>
      </w:pPr>
    </w:p>
    <w:p w14:paraId="560E302C" w14:textId="4E9608E8" w:rsidR="00946052" w:rsidRPr="00C2125F" w:rsidRDefault="00946052" w:rsidP="00946052">
      <w:pPr>
        <w:widowControl/>
        <w:spacing w:beforeLines="50" w:before="156" w:afterLines="50" w:after="156"/>
        <w:rPr>
          <w:rFonts w:ascii="Times New Roman" w:eastAsia="SimSun" w:hAnsi="Times New Roman" w:cs="Times New Roman"/>
          <w:kern w:val="0"/>
          <w:sz w:val="24"/>
          <w:szCs w:val="24"/>
        </w:rPr>
      </w:pPr>
    </w:p>
    <w:p w14:paraId="795AFC1F" w14:textId="77777777" w:rsidR="00C62E2F" w:rsidRDefault="00C62E2F" w:rsidP="00C62E2F">
      <w:pPr>
        <w:widowControl/>
        <w:spacing w:beforeLines="50" w:before="156" w:afterLines="50" w:after="156"/>
        <w:jc w:val="center"/>
        <w:rPr>
          <w:rFonts w:ascii="Times New Roman" w:eastAsia="SimSun" w:hAnsi="Times New Roman" w:cs="Times New Roman"/>
          <w:b/>
          <w:kern w:val="0"/>
          <w:sz w:val="24"/>
          <w:szCs w:val="24"/>
        </w:rPr>
      </w:pPr>
      <w:r>
        <w:rPr>
          <w:rFonts w:ascii="Times New Roman" w:eastAsia="SimSun" w:hAnsi="Times New Roman" w:cs="Times New Roman"/>
          <w:b/>
          <w:noProof/>
          <w:kern w:val="0"/>
          <w:sz w:val="24"/>
          <w:szCs w:val="24"/>
        </w:rPr>
        <w:drawing>
          <wp:inline distT="0" distB="0" distL="0" distR="0" wp14:anchorId="7E41CBBD" wp14:editId="3D320640">
            <wp:extent cx="4124528" cy="506811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P_Z500.eps"/>
                    <pic:cNvPicPr/>
                  </pic:nvPicPr>
                  <pic:blipFill rotWithShape="1">
                    <a:blip r:embed="rId9">
                      <a:extLst>
                        <a:ext uri="{28A0092B-C50C-407E-A947-70E740481C1C}">
                          <a14:useLocalDpi xmlns:a14="http://schemas.microsoft.com/office/drawing/2010/main" val="0"/>
                        </a:ext>
                      </a:extLst>
                    </a:blip>
                    <a:srcRect l="11346" t="3874" r="10425"/>
                    <a:stretch/>
                  </pic:blipFill>
                  <pic:spPr bwMode="auto">
                    <a:xfrm>
                      <a:off x="0" y="0"/>
                      <a:ext cx="4126029" cy="5069955"/>
                    </a:xfrm>
                    <a:prstGeom prst="rect">
                      <a:avLst/>
                    </a:prstGeom>
                    <a:ln>
                      <a:noFill/>
                    </a:ln>
                    <a:extLst>
                      <a:ext uri="{53640926-AAD7-44D8-BBD7-CCE9431645EC}">
                        <a14:shadowObscured xmlns:a14="http://schemas.microsoft.com/office/drawing/2010/main"/>
                      </a:ext>
                    </a:extLst>
                  </pic:spPr>
                </pic:pic>
              </a:graphicData>
            </a:graphic>
          </wp:inline>
        </w:drawing>
      </w:r>
    </w:p>
    <w:p w14:paraId="7E499273" w14:textId="2154AFE4" w:rsidR="009D51F4" w:rsidRDefault="009D51F4" w:rsidP="009D51F4">
      <w:pPr>
        <w:widowControl/>
        <w:spacing w:beforeLines="50" w:before="156" w:afterLines="50" w:after="156"/>
        <w:rPr>
          <w:rFonts w:ascii="Times New Roman" w:hAnsi="Times New Roman"/>
          <w:sz w:val="24"/>
          <w:szCs w:val="24"/>
        </w:rPr>
      </w:pPr>
      <w:r>
        <w:rPr>
          <w:rFonts w:ascii="Times New Roman" w:eastAsia="SimSun" w:hAnsi="Times New Roman" w:cs="Times New Roman" w:hint="eastAsia"/>
          <w:b/>
          <w:kern w:val="0"/>
          <w:sz w:val="24"/>
          <w:szCs w:val="24"/>
        </w:rPr>
        <w:t xml:space="preserve">Figure S1 </w:t>
      </w:r>
      <w:r>
        <w:rPr>
          <w:rFonts w:ascii="Times New Roman" w:hAnsi="Times New Roman" w:hint="eastAsia"/>
          <w:sz w:val="24"/>
          <w:szCs w:val="24"/>
        </w:rPr>
        <w:t>(a</w:t>
      </w:r>
      <w:r w:rsidRPr="00ED6E83">
        <w:rPr>
          <w:rFonts w:ascii="Times New Roman" w:hAnsi="Times New Roman" w:hint="eastAsia"/>
          <w:sz w:val="24"/>
          <w:szCs w:val="24"/>
        </w:rPr>
        <w:t xml:space="preserve">) </w:t>
      </w:r>
      <w:bookmarkStart w:id="72" w:name="OLE_LINK108"/>
      <w:bookmarkStart w:id="73" w:name="OLE_LINK109"/>
      <w:r>
        <w:rPr>
          <w:rFonts w:ascii="Times New Roman" w:hAnsi="Times New Roman" w:hint="eastAsia"/>
          <w:sz w:val="24"/>
          <w:szCs w:val="24"/>
        </w:rPr>
        <w:t xml:space="preserve">Spatial structure of the sea level pressure anomalies in IE </w:t>
      </w:r>
      <w:r>
        <w:rPr>
          <w:rFonts w:ascii="Times New Roman" w:hAnsi="Times New Roman"/>
          <w:sz w:val="24"/>
          <w:szCs w:val="24"/>
        </w:rPr>
        <w:t>averaged</w:t>
      </w:r>
      <w:r>
        <w:rPr>
          <w:rFonts w:ascii="Times New Roman" w:hAnsi="Times New Roman" w:hint="eastAsia"/>
          <w:sz w:val="24"/>
          <w:szCs w:val="24"/>
        </w:rPr>
        <w:t xml:space="preserve"> from year 541 to year 570</w:t>
      </w:r>
      <w:bookmarkEnd w:id="72"/>
      <w:bookmarkEnd w:id="73"/>
      <w:r>
        <w:rPr>
          <w:rFonts w:ascii="Times New Roman" w:hAnsi="Times New Roman" w:hint="eastAsia"/>
          <w:sz w:val="24"/>
          <w:szCs w:val="24"/>
        </w:rPr>
        <w:t xml:space="preserve">, units: </w:t>
      </w:r>
      <w:proofErr w:type="spellStart"/>
      <w:r w:rsidRPr="009D51F4">
        <w:rPr>
          <w:rFonts w:ascii="Times New Roman" w:hAnsi="Times New Roman" w:hint="eastAsia"/>
          <w:sz w:val="24"/>
          <w:szCs w:val="24"/>
        </w:rPr>
        <w:t>hPa</w:t>
      </w:r>
      <w:proofErr w:type="spellEnd"/>
      <w:r>
        <w:rPr>
          <w:rFonts w:ascii="Times New Roman" w:hAnsi="Times New Roman" w:hint="eastAsia"/>
          <w:sz w:val="24"/>
          <w:szCs w:val="24"/>
        </w:rPr>
        <w:t xml:space="preserve">. </w:t>
      </w:r>
      <w:bookmarkStart w:id="74" w:name="OLE_LINK1"/>
      <w:bookmarkStart w:id="75" w:name="OLE_LINK2"/>
      <w:r>
        <w:rPr>
          <w:rFonts w:ascii="Times New Roman" w:hAnsi="Times New Roman" w:hint="eastAsia"/>
          <w:sz w:val="24"/>
          <w:szCs w:val="24"/>
        </w:rPr>
        <w:t xml:space="preserve">(b) </w:t>
      </w:r>
      <w:proofErr w:type="gramStart"/>
      <w:r>
        <w:rPr>
          <w:rFonts w:ascii="Times New Roman" w:hAnsi="Times New Roman" w:hint="eastAsia"/>
          <w:sz w:val="24"/>
          <w:szCs w:val="24"/>
        </w:rPr>
        <w:t>is</w:t>
      </w:r>
      <w:proofErr w:type="gramEnd"/>
      <w:r>
        <w:rPr>
          <w:rFonts w:ascii="Times New Roman" w:hAnsi="Times New Roman" w:hint="eastAsia"/>
          <w:sz w:val="24"/>
          <w:szCs w:val="24"/>
        </w:rPr>
        <w:t xml:space="preserve"> </w:t>
      </w:r>
      <w:r w:rsidR="00A3202C">
        <w:rPr>
          <w:rFonts w:ascii="Times New Roman" w:hAnsi="Times New Roman"/>
          <w:sz w:val="24"/>
          <w:szCs w:val="24"/>
        </w:rPr>
        <w:t xml:space="preserve">the </w:t>
      </w:r>
      <w:r>
        <w:rPr>
          <w:rFonts w:ascii="Times New Roman" w:hAnsi="Times New Roman" w:hint="eastAsia"/>
          <w:sz w:val="24"/>
          <w:szCs w:val="24"/>
        </w:rPr>
        <w:t xml:space="preserve">same as (a), but for the geopotential </w:t>
      </w:r>
      <w:r>
        <w:rPr>
          <w:rFonts w:ascii="Times New Roman" w:hAnsi="Times New Roman" w:hint="eastAsia"/>
          <w:sz w:val="24"/>
          <w:szCs w:val="24"/>
        </w:rPr>
        <w:lastRenderedPageBreak/>
        <w:t>height at 500hPa, units: m. The shading area represents the differences significant at the 5% level using student</w:t>
      </w:r>
      <w:r>
        <w:rPr>
          <w:rFonts w:ascii="Times New Roman" w:hAnsi="Times New Roman"/>
          <w:sz w:val="24"/>
          <w:szCs w:val="24"/>
        </w:rPr>
        <w:t>’</w:t>
      </w:r>
      <w:r>
        <w:rPr>
          <w:rFonts w:ascii="Times New Roman" w:hAnsi="Times New Roman" w:hint="eastAsia"/>
          <w:sz w:val="24"/>
          <w:szCs w:val="24"/>
        </w:rPr>
        <w:t xml:space="preserve">s </w:t>
      </w:r>
      <w:r w:rsidRPr="000D2741">
        <w:rPr>
          <w:rFonts w:ascii="Times New Roman" w:hAnsi="Times New Roman" w:hint="eastAsia"/>
          <w:b/>
          <w:i/>
          <w:sz w:val="24"/>
          <w:szCs w:val="24"/>
        </w:rPr>
        <w:t>t</w:t>
      </w:r>
      <w:r>
        <w:rPr>
          <w:rFonts w:ascii="Times New Roman" w:hAnsi="Times New Roman" w:hint="eastAsia"/>
          <w:sz w:val="24"/>
          <w:szCs w:val="24"/>
        </w:rPr>
        <w:t xml:space="preserve"> test.</w:t>
      </w:r>
      <w:bookmarkEnd w:id="74"/>
      <w:bookmarkEnd w:id="75"/>
    </w:p>
    <w:p w14:paraId="649F451F" w14:textId="77777777" w:rsidR="009D51F4" w:rsidRPr="00946052" w:rsidRDefault="009D51F4" w:rsidP="009D51F4">
      <w:pPr>
        <w:widowControl/>
        <w:spacing w:beforeLines="50" w:before="156" w:afterLines="50" w:after="156"/>
        <w:rPr>
          <w:rFonts w:ascii="Times New Roman" w:eastAsia="SimSun" w:hAnsi="Times New Roman" w:cs="Times New Roman"/>
          <w:b/>
          <w:kern w:val="0"/>
          <w:sz w:val="24"/>
          <w:szCs w:val="24"/>
        </w:rPr>
      </w:pPr>
    </w:p>
    <w:p w14:paraId="32871FEF" w14:textId="77777777" w:rsidR="00946052" w:rsidRPr="00946052" w:rsidRDefault="00334F7F" w:rsidP="00946052">
      <w:pPr>
        <w:pStyle w:val="ListParagraph"/>
        <w:widowControl/>
        <w:numPr>
          <w:ilvl w:val="0"/>
          <w:numId w:val="2"/>
        </w:numPr>
        <w:spacing w:beforeLines="50" w:before="156" w:afterLines="50" w:after="156"/>
        <w:ind w:firstLineChars="0"/>
        <w:rPr>
          <w:rFonts w:ascii="Times New Roman" w:eastAsia="SimSun" w:hAnsi="Times New Roman" w:cs="Times New Roman"/>
          <w:i/>
          <w:kern w:val="0"/>
          <w:sz w:val="24"/>
          <w:szCs w:val="24"/>
        </w:rPr>
      </w:pPr>
      <w:r w:rsidRPr="00B213C1">
        <w:rPr>
          <w:rFonts w:ascii="Times New Roman" w:eastAsia="SimSun" w:hAnsi="Times New Roman" w:cs="Times New Roman"/>
          <w:i/>
          <w:kern w:val="0"/>
          <w:sz w:val="24"/>
          <w:szCs w:val="24"/>
        </w:rPr>
        <w:t>Section 4.1: the cooling does not only depend on the surface turbulent fluxes, but also on the radiation fluxes. The latter are mentioned in section 4.2, but shouldn’t they be included when discussing the global balance? What about cloudiness? Any significant changes?</w:t>
      </w:r>
      <w:r w:rsidR="00946052" w:rsidRPr="00946052">
        <w:rPr>
          <w:rFonts w:ascii="Times New Roman" w:eastAsia="SimSun" w:hAnsi="Times New Roman" w:cs="Times New Roman" w:hint="eastAsia"/>
          <w:i/>
          <w:kern w:val="0"/>
          <w:sz w:val="24"/>
          <w:szCs w:val="24"/>
        </w:rPr>
        <w:t xml:space="preserve"> </w:t>
      </w:r>
    </w:p>
    <w:p w14:paraId="04E0D23E" w14:textId="0AD1F845" w:rsidR="00334F7F" w:rsidRDefault="00946052" w:rsidP="00946052">
      <w:pPr>
        <w:widowControl/>
        <w:spacing w:beforeLines="50" w:before="156" w:afterLines="50" w:after="156"/>
        <w:rPr>
          <w:rFonts w:ascii="Times New Roman" w:eastAsia="SimSun" w:hAnsi="Times New Roman" w:cs="Times New Roman"/>
          <w:kern w:val="0"/>
          <w:sz w:val="24"/>
          <w:szCs w:val="24"/>
        </w:rPr>
      </w:pPr>
      <w:r w:rsidRPr="007668AD">
        <w:rPr>
          <w:rFonts w:ascii="Times New Roman" w:eastAsia="SimSun" w:hAnsi="Times New Roman" w:cs="Times New Roman" w:hint="eastAsia"/>
          <w:b/>
          <w:kern w:val="0"/>
          <w:sz w:val="24"/>
          <w:szCs w:val="24"/>
        </w:rPr>
        <w:t xml:space="preserve">Response: </w:t>
      </w:r>
      <w:r w:rsidR="004E0F56">
        <w:rPr>
          <w:rFonts w:ascii="Times New Roman" w:eastAsia="SimSun" w:hAnsi="Times New Roman" w:cs="Times New Roman" w:hint="eastAsia"/>
          <w:kern w:val="0"/>
          <w:sz w:val="24"/>
          <w:szCs w:val="24"/>
        </w:rPr>
        <w:t xml:space="preserve">We reorganized the manuscript </w:t>
      </w:r>
      <w:r w:rsidR="0062535C" w:rsidRPr="0062535C">
        <w:rPr>
          <w:rFonts w:ascii="Times New Roman" w:eastAsia="SimSun" w:hAnsi="Times New Roman" w:cs="Times New Roman" w:hint="eastAsia"/>
          <w:kern w:val="0"/>
          <w:sz w:val="24"/>
          <w:szCs w:val="24"/>
        </w:rPr>
        <w:t>as suggested.</w:t>
      </w:r>
      <w:r w:rsidR="005F056C">
        <w:rPr>
          <w:rFonts w:ascii="Times New Roman" w:eastAsia="SimSun" w:hAnsi="Times New Roman" w:cs="Times New Roman" w:hint="eastAsia"/>
          <w:kern w:val="0"/>
          <w:sz w:val="24"/>
          <w:szCs w:val="24"/>
        </w:rPr>
        <w:t xml:space="preserve"> We examined the mixed layer heat flux budget in </w:t>
      </w:r>
      <w:r w:rsidR="005F056C">
        <w:rPr>
          <w:rFonts w:ascii="Times New Roman" w:eastAsia="SimSun" w:hAnsi="Times New Roman" w:cs="Times New Roman"/>
          <w:kern w:val="0"/>
          <w:sz w:val="24"/>
          <w:szCs w:val="24"/>
        </w:rPr>
        <w:t>section</w:t>
      </w:r>
      <w:r w:rsidR="005F056C">
        <w:rPr>
          <w:rFonts w:ascii="Times New Roman" w:eastAsia="SimSun" w:hAnsi="Times New Roman" w:cs="Times New Roman" w:hint="eastAsia"/>
          <w:kern w:val="0"/>
          <w:sz w:val="24"/>
          <w:szCs w:val="24"/>
        </w:rPr>
        <w:t xml:space="preserve"> 4.1, </w:t>
      </w:r>
      <w:r w:rsidR="005F056C">
        <w:rPr>
          <w:rFonts w:ascii="Times New Roman" w:eastAsia="SimSun" w:hAnsi="Times New Roman" w:cs="Times New Roman"/>
          <w:kern w:val="0"/>
          <w:sz w:val="24"/>
          <w:szCs w:val="24"/>
        </w:rPr>
        <w:t>including</w:t>
      </w:r>
      <w:r w:rsidR="005F056C">
        <w:rPr>
          <w:rFonts w:ascii="Times New Roman" w:eastAsia="SimSun" w:hAnsi="Times New Roman" w:cs="Times New Roman" w:hint="eastAsia"/>
          <w:kern w:val="0"/>
          <w:sz w:val="24"/>
          <w:szCs w:val="24"/>
        </w:rPr>
        <w:t xml:space="preserve"> the net </w:t>
      </w:r>
      <w:r w:rsidR="005F056C">
        <w:rPr>
          <w:rFonts w:ascii="Times New Roman" w:eastAsia="SimSun" w:hAnsi="Times New Roman" w:cs="Times New Roman"/>
          <w:kern w:val="0"/>
          <w:sz w:val="24"/>
          <w:szCs w:val="24"/>
        </w:rPr>
        <w:t>radiation</w:t>
      </w:r>
      <w:r w:rsidR="005F056C">
        <w:rPr>
          <w:rFonts w:ascii="Times New Roman" w:eastAsia="SimSun" w:hAnsi="Times New Roman" w:cs="Times New Roman" w:hint="eastAsia"/>
          <w:kern w:val="0"/>
          <w:sz w:val="24"/>
          <w:szCs w:val="24"/>
        </w:rPr>
        <w:t xml:space="preserve"> at sea </w:t>
      </w:r>
      <w:r w:rsidR="005F056C">
        <w:rPr>
          <w:rFonts w:ascii="Times New Roman" w:eastAsia="SimSun" w:hAnsi="Times New Roman" w:cs="Times New Roman"/>
          <w:kern w:val="0"/>
          <w:sz w:val="24"/>
          <w:szCs w:val="24"/>
        </w:rPr>
        <w:t>surface</w:t>
      </w:r>
      <w:r w:rsidR="005F056C">
        <w:rPr>
          <w:rFonts w:ascii="Times New Roman" w:eastAsia="SimSun" w:hAnsi="Times New Roman" w:cs="Times New Roman" w:hint="eastAsia"/>
          <w:kern w:val="0"/>
          <w:sz w:val="24"/>
          <w:szCs w:val="24"/>
        </w:rPr>
        <w:t xml:space="preserve">, </w:t>
      </w:r>
      <w:r w:rsidR="005F056C">
        <w:rPr>
          <w:rFonts w:ascii="Times New Roman" w:eastAsia="SimSun" w:hAnsi="Times New Roman" w:cs="Times New Roman"/>
          <w:kern w:val="0"/>
          <w:sz w:val="24"/>
          <w:szCs w:val="24"/>
        </w:rPr>
        <w:t>surface</w:t>
      </w:r>
      <w:r w:rsidR="005F056C">
        <w:rPr>
          <w:rFonts w:ascii="Times New Roman" w:eastAsia="SimSun" w:hAnsi="Times New Roman" w:cs="Times New Roman" w:hint="eastAsia"/>
          <w:kern w:val="0"/>
          <w:sz w:val="24"/>
          <w:szCs w:val="24"/>
        </w:rPr>
        <w:t xml:space="preserve"> latent and sensible heat fluxes, as well as the solar </w:t>
      </w:r>
      <w:r w:rsidR="005F056C">
        <w:rPr>
          <w:rFonts w:ascii="Times New Roman" w:eastAsia="SimSun" w:hAnsi="Times New Roman" w:cs="Times New Roman"/>
          <w:kern w:val="0"/>
          <w:sz w:val="24"/>
          <w:szCs w:val="24"/>
        </w:rPr>
        <w:t>penetrat</w:t>
      </w:r>
      <w:r w:rsidR="005F056C">
        <w:rPr>
          <w:rFonts w:ascii="Times New Roman" w:eastAsia="SimSun" w:hAnsi="Times New Roman" w:cs="Times New Roman" w:hint="eastAsia"/>
          <w:kern w:val="0"/>
          <w:sz w:val="24"/>
          <w:szCs w:val="24"/>
        </w:rPr>
        <w:t xml:space="preserve">ion at the bottom of the mixed layer. </w:t>
      </w:r>
    </w:p>
    <w:p w14:paraId="260C3F4C" w14:textId="1468164B" w:rsidR="005F056C" w:rsidRPr="007668AD" w:rsidRDefault="005F056C" w:rsidP="00235553">
      <w:pPr>
        <w:widowControl/>
        <w:spacing w:beforeLines="50" w:before="156" w:afterLines="50" w:after="156"/>
        <w:ind w:firstLineChars="200" w:firstLine="48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t xml:space="preserve">We examined the cloud </w:t>
      </w:r>
      <w:r>
        <w:rPr>
          <w:rFonts w:ascii="Times New Roman" w:eastAsia="SimSun" w:hAnsi="Times New Roman" w:cs="Times New Roman"/>
          <w:kern w:val="0"/>
          <w:sz w:val="24"/>
          <w:szCs w:val="24"/>
        </w:rPr>
        <w:t>radiati</w:t>
      </w:r>
      <w:r>
        <w:rPr>
          <w:rFonts w:ascii="Times New Roman" w:eastAsia="SimSun" w:hAnsi="Times New Roman" w:cs="Times New Roman" w:hint="eastAsia"/>
          <w:kern w:val="0"/>
          <w:sz w:val="24"/>
          <w:szCs w:val="24"/>
        </w:rPr>
        <w:t xml:space="preserve">ve </w:t>
      </w:r>
      <w:r>
        <w:rPr>
          <w:rFonts w:ascii="Times New Roman" w:eastAsia="SimSun" w:hAnsi="Times New Roman" w:cs="Times New Roman"/>
          <w:kern w:val="0"/>
          <w:sz w:val="24"/>
          <w:szCs w:val="24"/>
        </w:rPr>
        <w:t>forcing</w:t>
      </w:r>
      <w:r>
        <w:rPr>
          <w:rFonts w:ascii="Times New Roman" w:eastAsia="SimSun" w:hAnsi="Times New Roman" w:cs="Times New Roman" w:hint="eastAsia"/>
          <w:kern w:val="0"/>
          <w:sz w:val="24"/>
          <w:szCs w:val="24"/>
        </w:rPr>
        <w:t xml:space="preserve"> in Figure 8d. </w:t>
      </w:r>
      <w:r w:rsidRPr="005F056C">
        <w:rPr>
          <w:rFonts w:ascii="Times New Roman" w:eastAsia="SimSun" w:hAnsi="Times New Roman" w:cs="Times New Roman" w:hint="eastAsia"/>
          <w:kern w:val="0"/>
          <w:sz w:val="24"/>
          <w:szCs w:val="24"/>
        </w:rPr>
        <w:t xml:space="preserve">The cloud radiative </w:t>
      </w:r>
      <w:r w:rsidRPr="005F056C">
        <w:rPr>
          <w:rFonts w:ascii="Times New Roman" w:eastAsia="SimSun" w:hAnsi="Times New Roman" w:cs="Times New Roman"/>
          <w:kern w:val="0"/>
          <w:sz w:val="24"/>
          <w:szCs w:val="24"/>
        </w:rPr>
        <w:t xml:space="preserve">forcing </w:t>
      </w:r>
      <w:r w:rsidRPr="005F056C">
        <w:rPr>
          <w:rFonts w:ascii="Times New Roman" w:eastAsia="SimSun" w:hAnsi="Times New Roman" w:cs="Times New Roman" w:hint="eastAsia"/>
          <w:kern w:val="0"/>
          <w:sz w:val="24"/>
          <w:szCs w:val="24"/>
        </w:rPr>
        <w:t>partly offsets</w:t>
      </w:r>
      <w:r w:rsidRPr="005F056C">
        <w:rPr>
          <w:rFonts w:ascii="Times New Roman" w:eastAsia="SimSun" w:hAnsi="Times New Roman" w:cs="Times New Roman"/>
          <w:kern w:val="0"/>
          <w:sz w:val="24"/>
          <w:szCs w:val="24"/>
        </w:rPr>
        <w:t xml:space="preserve"> the </w:t>
      </w:r>
      <w:r w:rsidRPr="005F056C">
        <w:rPr>
          <w:rFonts w:ascii="Times New Roman" w:eastAsia="SimSun" w:hAnsi="Times New Roman" w:cs="Times New Roman" w:hint="eastAsia"/>
          <w:kern w:val="0"/>
          <w:sz w:val="24"/>
          <w:szCs w:val="24"/>
        </w:rPr>
        <w:t>warming</w:t>
      </w:r>
      <w:r w:rsidRPr="005F056C">
        <w:rPr>
          <w:rFonts w:ascii="Times New Roman" w:eastAsia="SimSun" w:hAnsi="Times New Roman" w:cs="Times New Roman"/>
          <w:kern w:val="0"/>
          <w:sz w:val="24"/>
          <w:szCs w:val="24"/>
        </w:rPr>
        <w:t xml:space="preserve"> effect of net incoming </w:t>
      </w:r>
      <w:r w:rsidRPr="005F056C">
        <w:rPr>
          <w:rFonts w:ascii="Times New Roman" w:eastAsia="SimSun" w:hAnsi="Times New Roman" w:cs="Times New Roman" w:hint="eastAsia"/>
          <w:kern w:val="0"/>
          <w:sz w:val="24"/>
          <w:szCs w:val="24"/>
        </w:rPr>
        <w:t>radiation increase in the Arctic and coastal region along 70</w:t>
      </w:r>
      <w:bookmarkStart w:id="76" w:name="OLE_LINK31"/>
      <w:bookmarkStart w:id="77" w:name="OLE_LINK32"/>
      <w:r w:rsidRPr="005F056C">
        <w:rPr>
          <w:rFonts w:ascii="Times New Roman" w:eastAsia="SimSun" w:hAnsi="Times New Roman" w:cs="Times New Roman"/>
          <w:kern w:val="0"/>
          <w:sz w:val="24"/>
          <w:szCs w:val="24"/>
        </w:rPr>
        <w:t>°</w:t>
      </w:r>
      <w:bookmarkEnd w:id="76"/>
      <w:bookmarkEnd w:id="77"/>
      <w:r w:rsidRPr="005F056C">
        <w:rPr>
          <w:rFonts w:ascii="Times New Roman" w:eastAsia="SimSun" w:hAnsi="Times New Roman" w:cs="Times New Roman" w:hint="eastAsia"/>
          <w:kern w:val="0"/>
          <w:sz w:val="24"/>
          <w:szCs w:val="24"/>
        </w:rPr>
        <w:t>S and tends to amplify the role of net surface radiat</w:t>
      </w:r>
      <w:r w:rsidR="00CF5C8B">
        <w:rPr>
          <w:rFonts w:ascii="Times New Roman" w:eastAsia="SimSun" w:hAnsi="Times New Roman" w:cs="Times New Roman" w:hint="eastAsia"/>
          <w:kern w:val="0"/>
          <w:sz w:val="24"/>
          <w:szCs w:val="24"/>
        </w:rPr>
        <w:t>ion at mid and low latitudes. T</w:t>
      </w:r>
      <w:r w:rsidRPr="005F056C">
        <w:rPr>
          <w:rFonts w:ascii="Times New Roman" w:eastAsia="SimSun" w:hAnsi="Times New Roman" w:cs="Times New Roman" w:hint="eastAsia"/>
          <w:kern w:val="0"/>
          <w:sz w:val="24"/>
          <w:szCs w:val="24"/>
        </w:rPr>
        <w:t xml:space="preserve">he cloud cover changes in the IE </w:t>
      </w:r>
      <w:r w:rsidRPr="005F056C">
        <w:rPr>
          <w:rFonts w:ascii="Times New Roman" w:eastAsia="SimSun" w:hAnsi="Times New Roman" w:cs="Times New Roman"/>
          <w:kern w:val="0"/>
          <w:sz w:val="24"/>
          <w:szCs w:val="24"/>
        </w:rPr>
        <w:t>platform</w:t>
      </w:r>
      <w:r w:rsidRPr="005F056C">
        <w:rPr>
          <w:rFonts w:ascii="Times New Roman" w:eastAsia="SimSun" w:hAnsi="Times New Roman" w:cs="Times New Roman" w:hint="eastAsia"/>
          <w:kern w:val="0"/>
          <w:sz w:val="24"/>
          <w:szCs w:val="24"/>
        </w:rPr>
        <w:t xml:space="preserve"> are mainly due to the anomalous </w:t>
      </w:r>
      <w:r w:rsidRPr="005F056C">
        <w:rPr>
          <w:rFonts w:ascii="Times New Roman" w:eastAsia="SimSun" w:hAnsi="Times New Roman" w:cs="Times New Roman"/>
          <w:kern w:val="0"/>
          <w:sz w:val="24"/>
          <w:szCs w:val="24"/>
        </w:rPr>
        <w:t>low-level</w:t>
      </w:r>
      <w:r w:rsidRPr="005F056C">
        <w:rPr>
          <w:rFonts w:ascii="Times New Roman" w:eastAsia="SimSun" w:hAnsi="Times New Roman" w:cs="Times New Roman" w:hint="eastAsia"/>
          <w:kern w:val="0"/>
          <w:sz w:val="24"/>
          <w:szCs w:val="24"/>
        </w:rPr>
        <w:t xml:space="preserve"> cloud amount, decreasing/increasing over cold/warm sea surface.</w:t>
      </w:r>
      <w:r>
        <w:rPr>
          <w:rFonts w:ascii="Times New Roman" w:eastAsia="SimSun" w:hAnsi="Times New Roman" w:cs="Times New Roman" w:hint="eastAsia"/>
          <w:kern w:val="0"/>
          <w:sz w:val="24"/>
          <w:szCs w:val="24"/>
        </w:rPr>
        <w:t xml:space="preserve"> We have </w:t>
      </w:r>
      <w:r>
        <w:rPr>
          <w:rFonts w:ascii="Times New Roman" w:eastAsia="SimSun" w:hAnsi="Times New Roman" w:cs="Times New Roman"/>
          <w:kern w:val="0"/>
          <w:sz w:val="24"/>
          <w:szCs w:val="24"/>
        </w:rPr>
        <w:t>clarified</w:t>
      </w:r>
      <w:r w:rsidR="003D714A">
        <w:rPr>
          <w:rFonts w:ascii="Times New Roman" w:eastAsia="SimSun" w:hAnsi="Times New Roman" w:cs="Times New Roman" w:hint="eastAsia"/>
          <w:kern w:val="0"/>
          <w:sz w:val="24"/>
          <w:szCs w:val="24"/>
        </w:rPr>
        <w:t xml:space="preserve"> this in </w:t>
      </w:r>
      <w:r w:rsidR="003D714A">
        <w:rPr>
          <w:rFonts w:ascii="Times New Roman" w:eastAsia="SimSun" w:hAnsi="Times New Roman" w:cs="Times New Roman"/>
          <w:kern w:val="0"/>
          <w:sz w:val="24"/>
          <w:szCs w:val="24"/>
        </w:rPr>
        <w:t xml:space="preserve">the second paragraph on </w:t>
      </w:r>
      <w:r w:rsidR="003D714A">
        <w:rPr>
          <w:rFonts w:ascii="Times New Roman" w:eastAsia="SimSun" w:hAnsi="Times New Roman" w:cs="Times New Roman" w:hint="eastAsia"/>
          <w:kern w:val="0"/>
          <w:sz w:val="24"/>
          <w:szCs w:val="24"/>
        </w:rPr>
        <w:t>Page 12</w:t>
      </w:r>
      <w:r>
        <w:rPr>
          <w:rFonts w:ascii="Times New Roman" w:eastAsia="SimSun" w:hAnsi="Times New Roman" w:cs="Times New Roman" w:hint="eastAsia"/>
          <w:kern w:val="0"/>
          <w:sz w:val="24"/>
          <w:szCs w:val="24"/>
        </w:rPr>
        <w:t>.</w:t>
      </w:r>
    </w:p>
    <w:p w14:paraId="2D5AAE1E" w14:textId="7C859A18" w:rsidR="005F056C" w:rsidRPr="00946052" w:rsidRDefault="005F056C" w:rsidP="00946052">
      <w:pPr>
        <w:widowControl/>
        <w:spacing w:beforeLines="50" w:before="156" w:afterLines="50" w:after="156"/>
        <w:rPr>
          <w:rFonts w:ascii="Times New Roman" w:eastAsia="SimSun" w:hAnsi="Times New Roman" w:cs="Times New Roman"/>
          <w:b/>
          <w:kern w:val="0"/>
          <w:sz w:val="24"/>
          <w:szCs w:val="24"/>
        </w:rPr>
      </w:pPr>
    </w:p>
    <w:p w14:paraId="3FEE53C3" w14:textId="77777777" w:rsidR="00946052" w:rsidRPr="007F259B" w:rsidRDefault="00334F7F" w:rsidP="00946052">
      <w:pPr>
        <w:pStyle w:val="ListParagraph"/>
        <w:widowControl/>
        <w:numPr>
          <w:ilvl w:val="0"/>
          <w:numId w:val="2"/>
        </w:numPr>
        <w:spacing w:beforeLines="50" w:before="156" w:afterLines="50" w:after="156"/>
        <w:ind w:firstLineChars="0"/>
        <w:rPr>
          <w:rFonts w:ascii="Times New Roman" w:eastAsia="SimSun" w:hAnsi="Times New Roman" w:cs="Times New Roman"/>
          <w:i/>
          <w:kern w:val="0"/>
          <w:sz w:val="24"/>
          <w:szCs w:val="24"/>
          <w:highlight w:val="yellow"/>
        </w:rPr>
      </w:pPr>
      <w:r w:rsidRPr="007F259B">
        <w:rPr>
          <w:rFonts w:ascii="Times New Roman" w:eastAsia="SimSun" w:hAnsi="Times New Roman" w:cs="Times New Roman"/>
          <w:i/>
          <w:kern w:val="0"/>
          <w:sz w:val="24"/>
          <w:szCs w:val="24"/>
          <w:highlight w:val="yellow"/>
        </w:rPr>
        <w:t xml:space="preserve">The discussion of the sea ice differences does not distinguish between causes and effects, and it should not ignore the possible direct effects of the </w:t>
      </w:r>
      <w:commentRangeStart w:id="78"/>
      <w:r w:rsidRPr="007F259B">
        <w:rPr>
          <w:rFonts w:ascii="Times New Roman" w:eastAsia="SimSun" w:hAnsi="Times New Roman" w:cs="Times New Roman"/>
          <w:i/>
          <w:kern w:val="0"/>
          <w:sz w:val="24"/>
          <w:szCs w:val="24"/>
          <w:highlight w:val="yellow"/>
        </w:rPr>
        <w:t xml:space="preserve">weather </w:t>
      </w:r>
      <w:commentRangeStart w:id="79"/>
      <w:r w:rsidRPr="007F259B">
        <w:rPr>
          <w:rFonts w:ascii="Times New Roman" w:eastAsia="SimSun" w:hAnsi="Times New Roman" w:cs="Times New Roman"/>
          <w:i/>
          <w:kern w:val="0"/>
          <w:sz w:val="24"/>
          <w:szCs w:val="24"/>
          <w:highlight w:val="yellow"/>
        </w:rPr>
        <w:t>forcing</w:t>
      </w:r>
      <w:commentRangeEnd w:id="78"/>
      <w:r w:rsidR="00E034C1">
        <w:rPr>
          <w:rStyle w:val="CommentReference"/>
        </w:rPr>
        <w:commentReference w:id="78"/>
      </w:r>
      <w:commentRangeEnd w:id="79"/>
      <w:r w:rsidR="007A3B66">
        <w:rPr>
          <w:rStyle w:val="CommentReference"/>
        </w:rPr>
        <w:commentReference w:id="79"/>
      </w:r>
      <w:r w:rsidRPr="007F259B">
        <w:rPr>
          <w:rFonts w:ascii="Times New Roman" w:eastAsia="SimSun" w:hAnsi="Times New Roman" w:cs="Times New Roman"/>
          <w:i/>
          <w:kern w:val="0"/>
          <w:sz w:val="24"/>
          <w:szCs w:val="24"/>
          <w:highlight w:val="yellow"/>
        </w:rPr>
        <w:t xml:space="preserve">. </w:t>
      </w:r>
    </w:p>
    <w:p w14:paraId="3510455E" w14:textId="0AAE0D79" w:rsidR="004E7121" w:rsidRDefault="00946052" w:rsidP="00235553">
      <w:pPr>
        <w:widowControl/>
        <w:spacing w:beforeLines="50" w:before="156" w:afterLines="50" w:after="156"/>
        <w:rPr>
          <w:rFonts w:ascii="Times New Roman" w:eastAsia="SimSun" w:hAnsi="Times New Roman" w:cs="Times New Roman"/>
          <w:kern w:val="0"/>
          <w:sz w:val="24"/>
          <w:szCs w:val="24"/>
        </w:rPr>
      </w:pPr>
      <w:r w:rsidRPr="00235553">
        <w:rPr>
          <w:rFonts w:ascii="Times New Roman" w:eastAsia="SimSun" w:hAnsi="Times New Roman" w:cs="Times New Roman" w:hint="eastAsia"/>
          <w:b/>
          <w:kern w:val="0"/>
          <w:sz w:val="24"/>
          <w:szCs w:val="24"/>
        </w:rPr>
        <w:t xml:space="preserve">Response: </w:t>
      </w:r>
      <w:r w:rsidR="004E7121" w:rsidRPr="007668AD">
        <w:rPr>
          <w:rFonts w:ascii="Times New Roman" w:eastAsia="SimSun" w:hAnsi="Times New Roman" w:cs="Times New Roman" w:hint="eastAsia"/>
          <w:kern w:val="0"/>
          <w:sz w:val="24"/>
          <w:szCs w:val="24"/>
        </w:rPr>
        <w:t>You are right</w:t>
      </w:r>
      <w:del w:id="80" w:author="ZHANGM.H." w:date="2013-08-22T09:02:00Z">
        <w:r w:rsidR="004E7121" w:rsidRPr="007668AD" w:rsidDel="004818EA">
          <w:rPr>
            <w:rFonts w:ascii="Times New Roman" w:eastAsia="SimSun" w:hAnsi="Times New Roman" w:cs="Times New Roman" w:hint="eastAsia"/>
            <w:kern w:val="0"/>
            <w:sz w:val="24"/>
            <w:szCs w:val="24"/>
          </w:rPr>
          <w:delText xml:space="preserve">. </w:delText>
        </w:r>
      </w:del>
      <w:ins w:id="81" w:author="ZHANGM.H." w:date="2013-08-22T09:02:00Z">
        <w:r w:rsidR="004818EA">
          <w:rPr>
            <w:rFonts w:ascii="Times New Roman" w:eastAsia="SimSun" w:hAnsi="Times New Roman" w:cs="Times New Roman"/>
            <w:kern w:val="0"/>
            <w:sz w:val="24"/>
            <w:szCs w:val="24"/>
          </w:rPr>
          <w:t xml:space="preserve"> and t</w:t>
        </w:r>
        <w:r w:rsidR="004818EA" w:rsidRPr="007A3B66">
          <w:rPr>
            <w:rFonts w:ascii="Times New Roman" w:eastAsia="SimSun" w:hAnsi="Times New Roman" w:cs="Times New Roman"/>
            <w:kern w:val="0"/>
            <w:sz w:val="24"/>
            <w:szCs w:val="24"/>
          </w:rPr>
          <w:t>h</w:t>
        </w:r>
        <w:r w:rsidR="004818EA">
          <w:rPr>
            <w:rFonts w:ascii="Times New Roman" w:eastAsia="SimSun" w:hAnsi="Times New Roman" w:cs="Times New Roman"/>
            <w:kern w:val="0"/>
            <w:sz w:val="24"/>
            <w:szCs w:val="24"/>
          </w:rPr>
          <w:t>ank you for this suggestion. The</w:t>
        </w:r>
        <w:r w:rsidR="004818EA" w:rsidRPr="00A56CA1">
          <w:rPr>
            <w:rFonts w:ascii="Times New Roman" w:eastAsia="SimSun" w:hAnsi="Times New Roman" w:cs="Times New Roman"/>
            <w:kern w:val="0"/>
            <w:sz w:val="24"/>
            <w:szCs w:val="24"/>
          </w:rPr>
          <w:t xml:space="preserve"> direct cause of the</w:t>
        </w:r>
        <w:r w:rsidR="004818EA">
          <w:rPr>
            <w:rFonts w:ascii="Times New Roman" w:eastAsia="SimSun" w:hAnsi="Times New Roman" w:cs="Times New Roman"/>
            <w:kern w:val="0"/>
            <w:sz w:val="24"/>
            <w:szCs w:val="24"/>
          </w:rPr>
          <w:t xml:space="preserve"> difference is stochastic forcing. Sea ice further amplifies the cooling through a positive feedback. This is now included in the revised text (Page</w:t>
        </w:r>
        <w:proofErr w:type="gramStart"/>
        <w:r w:rsidR="004818EA">
          <w:rPr>
            <w:rFonts w:ascii="Times New Roman" w:eastAsia="SimSun" w:hAnsi="Times New Roman" w:cs="Times New Roman"/>
            <w:kern w:val="0"/>
            <w:sz w:val="24"/>
            <w:szCs w:val="24"/>
          </w:rPr>
          <w:t>??,</w:t>
        </w:r>
        <w:proofErr w:type="gramEnd"/>
        <w:r w:rsidR="004818EA">
          <w:rPr>
            <w:rFonts w:ascii="Times New Roman" w:eastAsia="SimSun" w:hAnsi="Times New Roman" w:cs="Times New Roman"/>
            <w:kern w:val="0"/>
            <w:sz w:val="24"/>
            <w:szCs w:val="24"/>
          </w:rPr>
          <w:t xml:space="preserve"> Line??).</w:t>
        </w:r>
        <w:r w:rsidR="004818EA">
          <w:rPr>
            <w:rFonts w:ascii="Times New Roman" w:eastAsia="SimSun" w:hAnsi="Times New Roman" w:cs="Times New Roman"/>
            <w:b/>
            <w:kern w:val="0"/>
            <w:sz w:val="24"/>
            <w:szCs w:val="24"/>
          </w:rPr>
          <w:t xml:space="preserve"> </w:t>
        </w:r>
      </w:ins>
      <w:del w:id="82" w:author="ZHANGM.H." w:date="2013-08-22T09:03:00Z">
        <w:r w:rsidR="004E7121" w:rsidRPr="007668AD" w:rsidDel="004818EA">
          <w:rPr>
            <w:rFonts w:ascii="Times New Roman" w:eastAsia="SimSun" w:hAnsi="Times New Roman" w:cs="Times New Roman" w:hint="eastAsia"/>
            <w:kern w:val="0"/>
            <w:sz w:val="24"/>
            <w:szCs w:val="24"/>
          </w:rPr>
          <w:delText xml:space="preserve">Variability in the climate system </w:delText>
        </w:r>
        <w:r w:rsidR="004E7121" w:rsidRPr="007668AD" w:rsidDel="004818EA">
          <w:rPr>
            <w:rFonts w:ascii="Times New Roman" w:eastAsia="SimSun" w:hAnsi="Times New Roman" w:cs="Times New Roman"/>
            <w:kern w:val="0"/>
            <w:sz w:val="24"/>
            <w:szCs w:val="24"/>
          </w:rPr>
          <w:delText>involve</w:delText>
        </w:r>
        <w:r w:rsidR="004E7121" w:rsidRPr="007668AD" w:rsidDel="004818EA">
          <w:rPr>
            <w:rFonts w:ascii="Times New Roman" w:eastAsia="SimSun" w:hAnsi="Times New Roman" w:cs="Times New Roman" w:hint="eastAsia"/>
            <w:kern w:val="0"/>
            <w:sz w:val="24"/>
            <w:szCs w:val="24"/>
          </w:rPr>
          <w:delText xml:space="preserve">d </w:delText>
        </w:r>
        <w:r w:rsidR="004E7121" w:rsidRPr="007668AD" w:rsidDel="004818EA">
          <w:rPr>
            <w:rFonts w:ascii="Times New Roman" w:eastAsia="SimSun" w:hAnsi="Times New Roman" w:cs="Times New Roman"/>
            <w:kern w:val="0"/>
            <w:sz w:val="24"/>
            <w:szCs w:val="24"/>
          </w:rPr>
          <w:delText>interaction</w:delText>
        </w:r>
        <w:r w:rsidR="004E7121" w:rsidRPr="007668AD" w:rsidDel="004818EA">
          <w:rPr>
            <w:rFonts w:ascii="Times New Roman" w:eastAsia="SimSun" w:hAnsi="Times New Roman" w:cs="Times New Roman" w:hint="eastAsia"/>
            <w:kern w:val="0"/>
            <w:sz w:val="24"/>
            <w:szCs w:val="24"/>
          </w:rPr>
          <w:delText xml:space="preserve">s across a broad range of scales in space and time. We believe that the </w:delText>
        </w:r>
        <w:r w:rsidR="00E26025" w:rsidRPr="007668AD" w:rsidDel="004818EA">
          <w:rPr>
            <w:rFonts w:ascii="Times New Roman" w:eastAsia="SimSun" w:hAnsi="Times New Roman" w:cs="Times New Roman" w:hint="eastAsia"/>
            <w:kern w:val="0"/>
            <w:sz w:val="24"/>
            <w:szCs w:val="24"/>
          </w:rPr>
          <w:delText xml:space="preserve">coupled dynamics of weather and climate </w:delText>
        </w:r>
        <w:r w:rsidR="004E7121" w:rsidRPr="007668AD" w:rsidDel="004818EA">
          <w:rPr>
            <w:rFonts w:ascii="Times New Roman" w:eastAsia="SimSun" w:hAnsi="Times New Roman" w:cs="Times New Roman" w:hint="eastAsia"/>
            <w:kern w:val="0"/>
            <w:sz w:val="24"/>
            <w:szCs w:val="24"/>
          </w:rPr>
          <w:delText>may play an important role. However, in our recent simulation, we only generate the monthly output. Thus we cannot examine the direct effects of the weather forcing at this time.</w:delText>
        </w:r>
        <w:r w:rsidR="00576147" w:rsidRPr="007668AD" w:rsidDel="004818EA">
          <w:rPr>
            <w:rFonts w:ascii="Times New Roman" w:eastAsia="SimSun" w:hAnsi="Times New Roman" w:cs="Times New Roman" w:hint="eastAsia"/>
            <w:kern w:val="0"/>
            <w:sz w:val="24"/>
            <w:szCs w:val="24"/>
          </w:rPr>
          <w:delText xml:space="preserve"> But we tried</w:delText>
        </w:r>
        <w:r w:rsidR="004E7121" w:rsidRPr="007668AD" w:rsidDel="004818EA">
          <w:rPr>
            <w:rFonts w:ascii="Times New Roman" w:eastAsia="SimSun" w:hAnsi="Times New Roman" w:cs="Times New Roman" w:hint="eastAsia"/>
            <w:kern w:val="0"/>
            <w:sz w:val="24"/>
            <w:szCs w:val="24"/>
          </w:rPr>
          <w:delText xml:space="preserve"> to discuss the possible </w:delText>
        </w:r>
        <w:r w:rsidR="004E7121" w:rsidRPr="007668AD" w:rsidDel="004818EA">
          <w:rPr>
            <w:rFonts w:ascii="Times New Roman" w:eastAsia="SimSun" w:hAnsi="Times New Roman" w:cs="Times New Roman"/>
            <w:kern w:val="0"/>
            <w:sz w:val="24"/>
            <w:szCs w:val="24"/>
          </w:rPr>
          <w:delText>effect</w:delText>
        </w:r>
        <w:r w:rsidR="004E7121" w:rsidRPr="007668AD" w:rsidDel="004818EA">
          <w:rPr>
            <w:rFonts w:ascii="Times New Roman" w:eastAsia="SimSun" w:hAnsi="Times New Roman" w:cs="Times New Roman" w:hint="eastAsia"/>
            <w:kern w:val="0"/>
            <w:sz w:val="24"/>
            <w:szCs w:val="24"/>
          </w:rPr>
          <w:delText xml:space="preserve">s of weather </w:delText>
        </w:r>
        <w:r w:rsidR="004E7121" w:rsidRPr="007668AD" w:rsidDel="004818EA">
          <w:rPr>
            <w:rFonts w:ascii="Times New Roman" w:eastAsia="SimSun" w:hAnsi="Times New Roman" w:cs="Times New Roman"/>
            <w:kern w:val="0"/>
            <w:sz w:val="24"/>
            <w:szCs w:val="24"/>
          </w:rPr>
          <w:delText>forcing</w:delText>
        </w:r>
        <w:r w:rsidR="004E7121" w:rsidRPr="007668AD" w:rsidDel="004818EA">
          <w:rPr>
            <w:rFonts w:ascii="Times New Roman" w:eastAsia="SimSun" w:hAnsi="Times New Roman" w:cs="Times New Roman" w:hint="eastAsia"/>
            <w:kern w:val="0"/>
            <w:sz w:val="24"/>
            <w:szCs w:val="24"/>
          </w:rPr>
          <w:delText xml:space="preserve"> by reviewing some related papers</w:delText>
        </w:r>
        <w:r w:rsidR="007F259B" w:rsidDel="004818EA">
          <w:rPr>
            <w:rFonts w:ascii="Times New Roman" w:eastAsia="SimSun" w:hAnsi="Times New Roman" w:cs="Times New Roman" w:hint="eastAsia"/>
            <w:kern w:val="0"/>
            <w:sz w:val="24"/>
            <w:szCs w:val="24"/>
          </w:rPr>
          <w:delText xml:space="preserve"> (Page 3, Line</w:delText>
        </w:r>
        <w:r w:rsidR="007F259B" w:rsidDel="004818EA">
          <w:rPr>
            <w:rFonts w:ascii="Times New Roman" w:eastAsia="SimSun" w:hAnsi="Times New Roman" w:cs="Times New Roman"/>
            <w:kern w:val="0"/>
            <w:sz w:val="24"/>
            <w:szCs w:val="24"/>
          </w:rPr>
          <w:delText xml:space="preserve"> </w:delText>
        </w:r>
        <w:r w:rsidR="007F259B" w:rsidDel="004818EA">
          <w:rPr>
            <w:rFonts w:ascii="Times New Roman" w:eastAsia="SimSun" w:hAnsi="Times New Roman" w:cs="Times New Roman" w:hint="eastAsia"/>
            <w:kern w:val="0"/>
            <w:sz w:val="24"/>
            <w:szCs w:val="24"/>
          </w:rPr>
          <w:delText>5-16</w:delText>
        </w:r>
        <w:r w:rsidR="007668AD" w:rsidRPr="007668AD" w:rsidDel="004818EA">
          <w:rPr>
            <w:rFonts w:ascii="Times New Roman" w:eastAsia="SimSun" w:hAnsi="Times New Roman" w:cs="Times New Roman" w:hint="eastAsia"/>
            <w:kern w:val="0"/>
            <w:sz w:val="24"/>
            <w:szCs w:val="24"/>
          </w:rPr>
          <w:delText>)</w:delText>
        </w:r>
        <w:r w:rsidR="004E7121" w:rsidRPr="007668AD" w:rsidDel="004818EA">
          <w:rPr>
            <w:rFonts w:ascii="Times New Roman" w:eastAsia="SimSun" w:hAnsi="Times New Roman" w:cs="Times New Roman" w:hint="eastAsia"/>
            <w:kern w:val="0"/>
            <w:sz w:val="24"/>
            <w:szCs w:val="24"/>
          </w:rPr>
          <w:delText xml:space="preserve">. </w:delText>
        </w:r>
      </w:del>
      <w:ins w:id="83" w:author="ZHANGM.H." w:date="2013-08-22T09:03:00Z">
        <w:r w:rsidR="004818EA">
          <w:rPr>
            <w:rFonts w:ascii="Times New Roman" w:eastAsia="SimSun" w:hAnsi="Times New Roman" w:cs="Times New Roman"/>
            <w:kern w:val="0"/>
            <w:sz w:val="24"/>
            <w:szCs w:val="24"/>
          </w:rPr>
          <w:t xml:space="preserve"> </w:t>
        </w:r>
      </w:ins>
    </w:p>
    <w:p w14:paraId="4C4205B5" w14:textId="77777777" w:rsidR="004E7121" w:rsidRPr="004E7121" w:rsidRDefault="004E7121" w:rsidP="00946052">
      <w:pPr>
        <w:widowControl/>
        <w:spacing w:beforeLines="50" w:before="156" w:afterLines="50" w:after="156"/>
        <w:rPr>
          <w:rFonts w:ascii="Times New Roman" w:eastAsia="SimSun" w:hAnsi="Times New Roman" w:cs="Times New Roman"/>
          <w:i/>
          <w:color w:val="800000"/>
          <w:kern w:val="0"/>
          <w:sz w:val="24"/>
          <w:szCs w:val="24"/>
        </w:rPr>
      </w:pPr>
    </w:p>
    <w:p w14:paraId="1BE1D370" w14:textId="77777777" w:rsidR="00946052" w:rsidRDefault="00334F7F" w:rsidP="00946052">
      <w:pPr>
        <w:pStyle w:val="ListParagraph"/>
        <w:widowControl/>
        <w:numPr>
          <w:ilvl w:val="0"/>
          <w:numId w:val="2"/>
        </w:numPr>
        <w:spacing w:beforeLines="50" w:before="156" w:afterLines="50" w:after="156"/>
        <w:ind w:firstLineChars="0"/>
        <w:rPr>
          <w:rFonts w:ascii="Times New Roman" w:eastAsia="SimSun" w:hAnsi="Times New Roman" w:cs="Times New Roman"/>
          <w:kern w:val="0"/>
          <w:sz w:val="24"/>
          <w:szCs w:val="24"/>
        </w:rPr>
      </w:pPr>
      <w:r w:rsidRPr="007668AD">
        <w:rPr>
          <w:rFonts w:ascii="Times New Roman" w:eastAsia="SimSun" w:hAnsi="Times New Roman" w:cs="Times New Roman"/>
          <w:kern w:val="0"/>
          <w:sz w:val="24"/>
          <w:szCs w:val="24"/>
        </w:rPr>
        <w:t xml:space="preserve">To better (and more concisely) explain the MOC changes, it would be useful to show the changes in the </w:t>
      </w:r>
      <w:bookmarkStart w:id="84" w:name="OLE_LINK182"/>
      <w:bookmarkStart w:id="85" w:name="OLE_LINK183"/>
      <w:r w:rsidRPr="007668AD">
        <w:rPr>
          <w:rFonts w:ascii="Times New Roman" w:eastAsia="SimSun" w:hAnsi="Times New Roman" w:cs="Times New Roman"/>
          <w:kern w:val="0"/>
          <w:sz w:val="24"/>
          <w:szCs w:val="24"/>
        </w:rPr>
        <w:t>oceanic mixed layer depth at the end of winter</w:t>
      </w:r>
      <w:bookmarkEnd w:id="84"/>
      <w:bookmarkEnd w:id="85"/>
      <w:r w:rsidRPr="007668AD">
        <w:rPr>
          <w:rFonts w:ascii="Times New Roman" w:eastAsia="SimSun" w:hAnsi="Times New Roman" w:cs="Times New Roman"/>
          <w:kern w:val="0"/>
          <w:sz w:val="24"/>
          <w:szCs w:val="24"/>
        </w:rPr>
        <w:t>, when deep water is formed. Also, the changes in the w</w:t>
      </w:r>
      <w:r w:rsidR="00946052" w:rsidRPr="007668AD">
        <w:rPr>
          <w:rFonts w:ascii="Times New Roman" w:eastAsia="SimSun" w:hAnsi="Times New Roman" w:cs="Times New Roman"/>
          <w:kern w:val="0"/>
          <w:sz w:val="24"/>
          <w:szCs w:val="24"/>
        </w:rPr>
        <w:t>ind stress curl should be shown</w:t>
      </w:r>
      <w:r w:rsidR="00946052" w:rsidRPr="007668AD">
        <w:rPr>
          <w:rFonts w:ascii="Times New Roman" w:eastAsia="SimSun" w:hAnsi="Times New Roman" w:cs="Times New Roman" w:hint="eastAsia"/>
          <w:kern w:val="0"/>
          <w:sz w:val="24"/>
          <w:szCs w:val="24"/>
        </w:rPr>
        <w:t xml:space="preserve">. </w:t>
      </w:r>
    </w:p>
    <w:p w14:paraId="7C9A3ADE" w14:textId="56854548" w:rsidR="007F259B" w:rsidRDefault="007668AD" w:rsidP="007668AD">
      <w:pPr>
        <w:widowControl/>
        <w:spacing w:beforeLines="50" w:before="156" w:afterLines="50" w:after="156"/>
        <w:rPr>
          <w:rFonts w:ascii="Times New Roman" w:eastAsia="SimSun" w:hAnsi="Times New Roman" w:cs="Times New Roman"/>
          <w:kern w:val="0"/>
          <w:sz w:val="24"/>
          <w:szCs w:val="24"/>
        </w:rPr>
      </w:pPr>
      <w:r w:rsidRPr="00235553">
        <w:rPr>
          <w:rFonts w:ascii="Times New Roman" w:eastAsia="SimSun" w:hAnsi="Times New Roman" w:cs="Times New Roman" w:hint="eastAsia"/>
          <w:b/>
          <w:kern w:val="0"/>
          <w:sz w:val="24"/>
          <w:szCs w:val="24"/>
        </w:rPr>
        <w:t>Response:</w:t>
      </w:r>
      <w:r w:rsidRPr="00235553">
        <w:rPr>
          <w:rFonts w:ascii="Times New Roman" w:eastAsia="SimSun" w:hAnsi="Times New Roman" w:cs="Times New Roman" w:hint="eastAsia"/>
          <w:kern w:val="0"/>
          <w:sz w:val="24"/>
          <w:szCs w:val="24"/>
        </w:rPr>
        <w:t xml:space="preserve"> </w:t>
      </w:r>
      <w:r>
        <w:rPr>
          <w:rFonts w:ascii="Times New Roman" w:eastAsia="SimSun" w:hAnsi="Times New Roman" w:cs="Times New Roman" w:hint="eastAsia"/>
          <w:kern w:val="0"/>
          <w:sz w:val="24"/>
          <w:szCs w:val="24"/>
        </w:rPr>
        <w:t xml:space="preserve">We examined the changes in the </w:t>
      </w:r>
      <w:r w:rsidRPr="007668AD">
        <w:rPr>
          <w:rFonts w:ascii="Times New Roman" w:eastAsia="SimSun" w:hAnsi="Times New Roman" w:cs="Times New Roman"/>
          <w:kern w:val="0"/>
          <w:sz w:val="24"/>
          <w:szCs w:val="24"/>
        </w:rPr>
        <w:t>oceanic mixed layer depth at the end of winter</w:t>
      </w:r>
      <w:r w:rsidR="007F259B">
        <w:rPr>
          <w:rFonts w:ascii="Times New Roman" w:eastAsia="SimSun" w:hAnsi="Times New Roman" w:cs="Times New Roman" w:hint="eastAsia"/>
          <w:kern w:val="0"/>
          <w:sz w:val="24"/>
          <w:szCs w:val="24"/>
        </w:rPr>
        <w:t xml:space="preserve"> in Figure S2</w:t>
      </w:r>
      <w:r>
        <w:rPr>
          <w:rFonts w:ascii="Times New Roman" w:eastAsia="SimSun" w:hAnsi="Times New Roman" w:cs="Times New Roman" w:hint="eastAsia"/>
          <w:kern w:val="0"/>
          <w:sz w:val="24"/>
          <w:szCs w:val="24"/>
        </w:rPr>
        <w:t xml:space="preserve">. </w:t>
      </w:r>
      <w:r w:rsidRPr="00235553">
        <w:rPr>
          <w:rFonts w:ascii="Times New Roman" w:eastAsia="SimSun" w:hAnsi="Times New Roman" w:cs="Times New Roman" w:hint="eastAsia"/>
          <w:kern w:val="0"/>
          <w:sz w:val="24"/>
          <w:szCs w:val="24"/>
        </w:rPr>
        <w:t xml:space="preserve">The MLD weakening is strongest during the boreal winter. </w:t>
      </w:r>
      <w:bookmarkStart w:id="86" w:name="OLE_LINK186"/>
      <w:bookmarkStart w:id="87" w:name="OLE_LINK187"/>
      <w:r w:rsidRPr="00235553">
        <w:rPr>
          <w:rFonts w:ascii="Times New Roman" w:eastAsia="SimSun" w:hAnsi="Times New Roman" w:cs="Times New Roman" w:hint="eastAsia"/>
          <w:kern w:val="0"/>
          <w:sz w:val="24"/>
          <w:szCs w:val="24"/>
        </w:rPr>
        <w:t xml:space="preserve">Although the annual mean results are weaker than that during the wintertime, they can well describe the </w:t>
      </w:r>
      <w:r w:rsidR="00E034C1">
        <w:rPr>
          <w:rFonts w:ascii="Times New Roman" w:eastAsia="SimSun" w:hAnsi="Times New Roman" w:cs="Times New Roman"/>
          <w:kern w:val="0"/>
          <w:sz w:val="24"/>
          <w:szCs w:val="24"/>
        </w:rPr>
        <w:t xml:space="preserve">main </w:t>
      </w:r>
      <w:r w:rsidRPr="00235553">
        <w:rPr>
          <w:rFonts w:ascii="Times New Roman" w:eastAsia="SimSun" w:hAnsi="Times New Roman" w:cs="Times New Roman" w:hint="eastAsia"/>
          <w:kern w:val="0"/>
          <w:sz w:val="24"/>
          <w:szCs w:val="24"/>
        </w:rPr>
        <w:t xml:space="preserve">MLD changes in both the Northern and Southern Hemispheres. </w:t>
      </w:r>
      <w:bookmarkEnd w:id="86"/>
      <w:bookmarkEnd w:id="87"/>
      <w:r w:rsidRPr="00235553">
        <w:rPr>
          <w:rFonts w:ascii="Times New Roman" w:eastAsia="SimSun" w:hAnsi="Times New Roman" w:cs="Times New Roman" w:hint="eastAsia"/>
          <w:kern w:val="0"/>
          <w:sz w:val="24"/>
          <w:szCs w:val="24"/>
        </w:rPr>
        <w:t xml:space="preserve">So we only showed the annual mean results in </w:t>
      </w:r>
      <w:r w:rsidR="00E034C1">
        <w:rPr>
          <w:rFonts w:ascii="Times New Roman" w:eastAsia="SimSun" w:hAnsi="Times New Roman" w:cs="Times New Roman"/>
          <w:kern w:val="0"/>
          <w:sz w:val="24"/>
          <w:szCs w:val="24"/>
        </w:rPr>
        <w:t>the revised manuscript (</w:t>
      </w:r>
      <w:r w:rsidRPr="00235553">
        <w:rPr>
          <w:rFonts w:ascii="Times New Roman" w:eastAsia="SimSun" w:hAnsi="Times New Roman" w:cs="Times New Roman" w:hint="eastAsia"/>
          <w:kern w:val="0"/>
          <w:sz w:val="24"/>
          <w:szCs w:val="24"/>
        </w:rPr>
        <w:t>Figure 6</w:t>
      </w:r>
      <w:r w:rsidR="00E034C1">
        <w:rPr>
          <w:rFonts w:ascii="Times New Roman" w:eastAsia="SimSun" w:hAnsi="Times New Roman" w:cs="Times New Roman"/>
          <w:kern w:val="0"/>
          <w:sz w:val="24"/>
          <w:szCs w:val="24"/>
        </w:rPr>
        <w:t>)</w:t>
      </w:r>
      <w:r w:rsidRPr="00235553">
        <w:rPr>
          <w:rFonts w:ascii="Times New Roman" w:eastAsia="SimSun" w:hAnsi="Times New Roman" w:cs="Times New Roman" w:hint="eastAsia"/>
          <w:kern w:val="0"/>
          <w:sz w:val="24"/>
          <w:szCs w:val="24"/>
        </w:rPr>
        <w:t>. W</w:t>
      </w:r>
      <w:r w:rsidR="007F259B">
        <w:rPr>
          <w:rFonts w:ascii="Times New Roman" w:eastAsia="SimSun" w:hAnsi="Times New Roman" w:cs="Times New Roman" w:hint="eastAsia"/>
          <w:kern w:val="0"/>
          <w:sz w:val="24"/>
          <w:szCs w:val="24"/>
        </w:rPr>
        <w:t xml:space="preserve">e have </w:t>
      </w:r>
      <w:r w:rsidR="00A3202C">
        <w:rPr>
          <w:rFonts w:ascii="Times New Roman" w:eastAsia="SimSun" w:hAnsi="Times New Roman" w:cs="Times New Roman" w:hint="eastAsia"/>
          <w:kern w:val="0"/>
          <w:sz w:val="24"/>
          <w:szCs w:val="24"/>
        </w:rPr>
        <w:t xml:space="preserve">clarified this </w:t>
      </w:r>
      <w:del w:id="88" w:author="ZHANGM.H." w:date="2013-08-22T09:03:00Z">
        <w:r w:rsidR="00A3202C" w:rsidDel="004818EA">
          <w:rPr>
            <w:rFonts w:ascii="Times New Roman" w:eastAsia="SimSun" w:hAnsi="Times New Roman" w:cs="Times New Roman" w:hint="eastAsia"/>
            <w:kern w:val="0"/>
            <w:sz w:val="24"/>
            <w:szCs w:val="24"/>
          </w:rPr>
          <w:delText xml:space="preserve">in </w:delText>
        </w:r>
      </w:del>
      <w:ins w:id="89" w:author="ZHANGM.H." w:date="2013-08-22T09:03:00Z">
        <w:r w:rsidR="004818EA">
          <w:rPr>
            <w:rFonts w:ascii="Times New Roman" w:eastAsia="SimSun" w:hAnsi="Times New Roman" w:cs="Times New Roman"/>
            <w:kern w:val="0"/>
            <w:sz w:val="24"/>
            <w:szCs w:val="24"/>
          </w:rPr>
          <w:t>o</w:t>
        </w:r>
        <w:r w:rsidR="004818EA">
          <w:rPr>
            <w:rFonts w:ascii="Times New Roman" w:eastAsia="SimSun" w:hAnsi="Times New Roman" w:cs="Times New Roman" w:hint="eastAsia"/>
            <w:kern w:val="0"/>
            <w:sz w:val="24"/>
            <w:szCs w:val="24"/>
          </w:rPr>
          <w:t xml:space="preserve">n </w:t>
        </w:r>
      </w:ins>
      <w:r w:rsidR="00A3202C">
        <w:rPr>
          <w:rFonts w:ascii="Times New Roman" w:eastAsia="SimSun" w:hAnsi="Times New Roman" w:cs="Times New Roman" w:hint="eastAsia"/>
          <w:kern w:val="0"/>
          <w:sz w:val="24"/>
          <w:szCs w:val="24"/>
        </w:rPr>
        <w:t>Page 15 Line 8</w:t>
      </w:r>
      <w:r w:rsidR="007F259B">
        <w:rPr>
          <w:rFonts w:ascii="Times New Roman" w:eastAsia="SimSun" w:hAnsi="Times New Roman" w:cs="Times New Roman" w:hint="eastAsia"/>
          <w:kern w:val="0"/>
          <w:sz w:val="24"/>
          <w:szCs w:val="24"/>
        </w:rPr>
        <w:t>-11</w:t>
      </w:r>
      <w:r w:rsidRPr="00235553">
        <w:rPr>
          <w:rFonts w:ascii="Times New Roman" w:eastAsia="SimSun" w:hAnsi="Times New Roman" w:cs="Times New Roman" w:hint="eastAsia"/>
          <w:kern w:val="0"/>
          <w:sz w:val="24"/>
          <w:szCs w:val="24"/>
        </w:rPr>
        <w:t xml:space="preserve">. </w:t>
      </w:r>
    </w:p>
    <w:p w14:paraId="1012757C" w14:textId="68E4A2CD" w:rsidR="007668AD" w:rsidRPr="007668AD" w:rsidRDefault="00235553" w:rsidP="007F259B">
      <w:pPr>
        <w:widowControl/>
        <w:spacing w:beforeLines="50" w:before="156" w:afterLines="50" w:after="156"/>
        <w:ind w:firstLine="420"/>
        <w:rPr>
          <w:rFonts w:ascii="Times New Roman" w:eastAsia="SimSun" w:hAnsi="Times New Roman" w:cs="Times New Roman"/>
          <w:kern w:val="0"/>
          <w:sz w:val="24"/>
          <w:szCs w:val="24"/>
        </w:rPr>
      </w:pPr>
      <w:r>
        <w:rPr>
          <w:rFonts w:ascii="Times New Roman" w:eastAsia="SimSun" w:hAnsi="Times New Roman" w:cs="Times New Roman" w:hint="eastAsia"/>
          <w:kern w:val="0"/>
          <w:sz w:val="24"/>
          <w:szCs w:val="24"/>
        </w:rPr>
        <w:lastRenderedPageBreak/>
        <w:t xml:space="preserve">The changes in the wind stress curl are shown in Figure 11b. </w:t>
      </w:r>
      <w:r w:rsidRPr="00235553">
        <w:rPr>
          <w:rFonts w:ascii="Times New Roman" w:eastAsia="SimSun" w:hAnsi="Times New Roman" w:cs="Times New Roman" w:hint="eastAsia"/>
          <w:kern w:val="0"/>
          <w:sz w:val="24"/>
          <w:szCs w:val="24"/>
        </w:rPr>
        <w:t>The regional ocean current adjustments to surface wind stress curl may be responsible for the changes at regional scale.</w:t>
      </w:r>
      <w:r>
        <w:rPr>
          <w:rFonts w:ascii="Times New Roman" w:eastAsia="SimSun" w:hAnsi="Times New Roman" w:cs="Times New Roman" w:hint="eastAsia"/>
          <w:kern w:val="0"/>
          <w:sz w:val="24"/>
          <w:szCs w:val="24"/>
        </w:rPr>
        <w:t xml:space="preserve"> </w:t>
      </w:r>
      <w:r>
        <w:rPr>
          <w:rFonts w:ascii="Times New Roman" w:eastAsia="SimSun" w:hAnsi="Times New Roman" w:cs="Times New Roman"/>
          <w:kern w:val="0"/>
          <w:sz w:val="24"/>
          <w:szCs w:val="24"/>
        </w:rPr>
        <w:t>T</w:t>
      </w:r>
      <w:r>
        <w:rPr>
          <w:rFonts w:ascii="Times New Roman" w:eastAsia="SimSun" w:hAnsi="Times New Roman" w:cs="Times New Roman" w:hint="eastAsia"/>
          <w:kern w:val="0"/>
          <w:sz w:val="24"/>
          <w:szCs w:val="24"/>
        </w:rPr>
        <w:t xml:space="preserve">he changes in the wind </w:t>
      </w:r>
      <w:r>
        <w:rPr>
          <w:rFonts w:ascii="Times New Roman" w:eastAsia="SimSun" w:hAnsi="Times New Roman" w:cs="Times New Roman"/>
          <w:kern w:val="0"/>
          <w:sz w:val="24"/>
          <w:szCs w:val="24"/>
        </w:rPr>
        <w:t>stress</w:t>
      </w:r>
      <w:r>
        <w:rPr>
          <w:rFonts w:ascii="Times New Roman" w:eastAsia="SimSun" w:hAnsi="Times New Roman" w:cs="Times New Roman" w:hint="eastAsia"/>
          <w:kern w:val="0"/>
          <w:sz w:val="24"/>
          <w:szCs w:val="24"/>
        </w:rPr>
        <w:t xml:space="preserve"> curl and the </w:t>
      </w:r>
      <w:r>
        <w:rPr>
          <w:rFonts w:ascii="Times New Roman" w:eastAsia="SimSun" w:hAnsi="Times New Roman" w:cs="Times New Roman"/>
          <w:kern w:val="0"/>
          <w:sz w:val="24"/>
          <w:szCs w:val="24"/>
        </w:rPr>
        <w:t>associate</w:t>
      </w:r>
      <w:r>
        <w:rPr>
          <w:rFonts w:ascii="Times New Roman" w:eastAsia="SimSun" w:hAnsi="Times New Roman" w:cs="Times New Roman" w:hint="eastAsia"/>
          <w:kern w:val="0"/>
          <w:sz w:val="24"/>
          <w:szCs w:val="24"/>
        </w:rPr>
        <w:t xml:space="preserve">d sea </w:t>
      </w:r>
      <w:r>
        <w:rPr>
          <w:rFonts w:ascii="Times New Roman" w:eastAsia="SimSun" w:hAnsi="Times New Roman" w:cs="Times New Roman"/>
          <w:kern w:val="0"/>
          <w:sz w:val="24"/>
          <w:szCs w:val="24"/>
        </w:rPr>
        <w:t>surface</w:t>
      </w:r>
      <w:r>
        <w:rPr>
          <w:rFonts w:ascii="Times New Roman" w:eastAsia="SimSun" w:hAnsi="Times New Roman" w:cs="Times New Roman" w:hint="eastAsia"/>
          <w:kern w:val="0"/>
          <w:sz w:val="24"/>
          <w:szCs w:val="24"/>
        </w:rPr>
        <w:t xml:space="preserve"> </w:t>
      </w:r>
      <w:r>
        <w:rPr>
          <w:rFonts w:ascii="Times New Roman" w:eastAsia="SimSun" w:hAnsi="Times New Roman" w:cs="Times New Roman"/>
          <w:kern w:val="0"/>
          <w:sz w:val="24"/>
          <w:szCs w:val="24"/>
        </w:rPr>
        <w:t>temperature</w:t>
      </w:r>
      <w:r>
        <w:rPr>
          <w:rFonts w:ascii="Times New Roman" w:eastAsia="SimSun" w:hAnsi="Times New Roman" w:cs="Times New Roman" w:hint="eastAsia"/>
          <w:kern w:val="0"/>
          <w:sz w:val="24"/>
          <w:szCs w:val="24"/>
        </w:rPr>
        <w:t xml:space="preserve"> </w:t>
      </w:r>
      <w:r>
        <w:rPr>
          <w:rFonts w:ascii="Times New Roman" w:eastAsia="SimSun" w:hAnsi="Times New Roman" w:cs="Times New Roman"/>
          <w:kern w:val="0"/>
          <w:sz w:val="24"/>
          <w:szCs w:val="24"/>
        </w:rPr>
        <w:t>anomal</w:t>
      </w:r>
      <w:r>
        <w:rPr>
          <w:rFonts w:ascii="Times New Roman" w:eastAsia="SimSun" w:hAnsi="Times New Roman" w:cs="Times New Roman" w:hint="eastAsia"/>
          <w:kern w:val="0"/>
          <w:sz w:val="24"/>
          <w:szCs w:val="24"/>
        </w:rPr>
        <w:t xml:space="preserve">ies are </w:t>
      </w:r>
      <w:del w:id="90" w:author="ZHANGM.H." w:date="2013-08-22T09:17:00Z">
        <w:r w:rsidDel="0064164B">
          <w:rPr>
            <w:rFonts w:ascii="Times New Roman" w:eastAsia="SimSun" w:hAnsi="Times New Roman" w:cs="Times New Roman" w:hint="eastAsia"/>
            <w:kern w:val="0"/>
            <w:sz w:val="24"/>
            <w:szCs w:val="24"/>
          </w:rPr>
          <w:delText xml:space="preserve">examined </w:delText>
        </w:r>
      </w:del>
      <w:ins w:id="91" w:author="ZHANGM.H." w:date="2013-08-22T09:17:00Z">
        <w:r w:rsidR="0064164B">
          <w:rPr>
            <w:rFonts w:ascii="Times New Roman" w:eastAsia="SimSun" w:hAnsi="Times New Roman" w:cs="Times New Roman"/>
            <w:kern w:val="0"/>
            <w:sz w:val="24"/>
            <w:szCs w:val="24"/>
          </w:rPr>
          <w:t>now discussed</w:t>
        </w:r>
        <w:r w:rsidR="0064164B">
          <w:rPr>
            <w:rFonts w:ascii="Times New Roman" w:eastAsia="SimSun" w:hAnsi="Times New Roman" w:cs="Times New Roman" w:hint="eastAsia"/>
            <w:kern w:val="0"/>
            <w:sz w:val="24"/>
            <w:szCs w:val="24"/>
          </w:rPr>
          <w:t xml:space="preserve"> </w:t>
        </w:r>
      </w:ins>
      <w:del w:id="92" w:author="ZHANGM.H." w:date="2013-08-22T09:17:00Z">
        <w:r w:rsidDel="0064164B">
          <w:rPr>
            <w:rFonts w:ascii="Times New Roman" w:eastAsia="SimSun" w:hAnsi="Times New Roman" w:cs="Times New Roman" w:hint="eastAsia"/>
            <w:kern w:val="0"/>
            <w:sz w:val="24"/>
            <w:szCs w:val="24"/>
          </w:rPr>
          <w:delText>i</w:delText>
        </w:r>
        <w:r w:rsidR="007F259B" w:rsidDel="0064164B">
          <w:rPr>
            <w:rFonts w:ascii="Times New Roman" w:eastAsia="SimSun" w:hAnsi="Times New Roman" w:cs="Times New Roman" w:hint="eastAsia"/>
            <w:kern w:val="0"/>
            <w:sz w:val="24"/>
            <w:szCs w:val="24"/>
          </w:rPr>
          <w:delText xml:space="preserve">n </w:delText>
        </w:r>
      </w:del>
      <w:ins w:id="93" w:author="ZHANGM.H." w:date="2013-08-22T09:17:00Z">
        <w:r w:rsidR="0064164B">
          <w:rPr>
            <w:rFonts w:ascii="Times New Roman" w:eastAsia="SimSun" w:hAnsi="Times New Roman" w:cs="Times New Roman"/>
            <w:kern w:val="0"/>
            <w:sz w:val="24"/>
            <w:szCs w:val="24"/>
          </w:rPr>
          <w:t>o</w:t>
        </w:r>
        <w:r w:rsidR="0064164B">
          <w:rPr>
            <w:rFonts w:ascii="Times New Roman" w:eastAsia="SimSun" w:hAnsi="Times New Roman" w:cs="Times New Roman" w:hint="eastAsia"/>
            <w:kern w:val="0"/>
            <w:sz w:val="24"/>
            <w:szCs w:val="24"/>
          </w:rPr>
          <w:t xml:space="preserve">n </w:t>
        </w:r>
      </w:ins>
      <w:r w:rsidR="007F259B">
        <w:rPr>
          <w:rFonts w:ascii="Times New Roman" w:eastAsia="SimSun" w:hAnsi="Times New Roman" w:cs="Times New Roman" w:hint="eastAsia"/>
          <w:kern w:val="0"/>
          <w:sz w:val="24"/>
          <w:szCs w:val="24"/>
        </w:rPr>
        <w:t>Page 13 Line 22 to Page 14 Line 22</w:t>
      </w:r>
      <w:r>
        <w:rPr>
          <w:rFonts w:ascii="Times New Roman" w:eastAsia="SimSun" w:hAnsi="Times New Roman" w:cs="Times New Roman" w:hint="eastAsia"/>
          <w:kern w:val="0"/>
          <w:sz w:val="24"/>
          <w:szCs w:val="24"/>
        </w:rPr>
        <w:t>.</w:t>
      </w:r>
    </w:p>
    <w:p w14:paraId="41792BA1" w14:textId="77777777" w:rsidR="00CE155E" w:rsidRPr="00CE155E" w:rsidRDefault="00CE155E" w:rsidP="00235553">
      <w:pPr>
        <w:pStyle w:val="ListParagraph"/>
        <w:ind w:left="360" w:firstLineChars="0" w:firstLine="0"/>
        <w:jc w:val="center"/>
        <w:rPr>
          <w:rFonts w:ascii="Times New Roman" w:hAnsi="Times New Roman"/>
          <w:noProof/>
          <w:sz w:val="24"/>
          <w:szCs w:val="24"/>
        </w:rPr>
      </w:pPr>
      <w:r>
        <w:rPr>
          <w:rFonts w:hint="eastAsia"/>
          <w:noProof/>
        </w:rPr>
        <w:drawing>
          <wp:inline distT="0" distB="0" distL="0" distR="0" wp14:anchorId="43269101" wp14:editId="39959F57">
            <wp:extent cx="3890645" cy="5032375"/>
            <wp:effectExtent l="0" t="0" r="0" b="0"/>
            <wp:docPr id="2" name="图片 2" descr="E:\Cooperations\973\June_ini\eps\revision\mixedlaye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operations\973\June_ini\eps\revision\mixedlayer.eps"/>
                    <pic:cNvPicPr>
                      <a:picLocks noChangeAspect="1" noChangeArrowheads="1"/>
                    </pic:cNvPicPr>
                  </pic:nvPicPr>
                  <pic:blipFill>
                    <a:blip r:embed="rId10">
                      <a:extLst>
                        <a:ext uri="{28A0092B-C50C-407E-A947-70E740481C1C}">
                          <a14:useLocalDpi xmlns:a14="http://schemas.microsoft.com/office/drawing/2010/main" val="0"/>
                        </a:ext>
                      </a:extLst>
                    </a:blip>
                    <a:srcRect l="13304" t="578" r="13065" b="4030"/>
                    <a:stretch>
                      <a:fillRect/>
                    </a:stretch>
                  </pic:blipFill>
                  <pic:spPr bwMode="auto">
                    <a:xfrm>
                      <a:off x="0" y="0"/>
                      <a:ext cx="3890645" cy="5032375"/>
                    </a:xfrm>
                    <a:prstGeom prst="rect">
                      <a:avLst/>
                    </a:prstGeom>
                    <a:noFill/>
                    <a:ln>
                      <a:noFill/>
                    </a:ln>
                  </pic:spPr>
                </pic:pic>
              </a:graphicData>
            </a:graphic>
          </wp:inline>
        </w:drawing>
      </w:r>
    </w:p>
    <w:p w14:paraId="608BA550" w14:textId="79742C54" w:rsidR="00CE155E" w:rsidRPr="00CE155E" w:rsidRDefault="00CE155E" w:rsidP="00CE155E">
      <w:pPr>
        <w:pStyle w:val="ListParagraph"/>
        <w:spacing w:line="480" w:lineRule="auto"/>
        <w:ind w:left="360" w:firstLineChars="0" w:firstLine="0"/>
        <w:rPr>
          <w:rFonts w:ascii="Times New Roman" w:hAnsi="Times New Roman"/>
          <w:sz w:val="24"/>
          <w:szCs w:val="24"/>
        </w:rPr>
      </w:pPr>
      <w:r w:rsidRPr="00CE155E">
        <w:rPr>
          <w:rFonts w:ascii="Times New Roman" w:hAnsi="Times New Roman" w:hint="eastAsia"/>
          <w:b/>
          <w:sz w:val="24"/>
          <w:szCs w:val="24"/>
        </w:rPr>
        <w:t xml:space="preserve">Figure </w:t>
      </w:r>
      <w:r w:rsidR="00235553">
        <w:rPr>
          <w:rFonts w:ascii="Times New Roman" w:hAnsi="Times New Roman" w:hint="eastAsia"/>
          <w:b/>
          <w:sz w:val="24"/>
          <w:szCs w:val="24"/>
        </w:rPr>
        <w:t>S2</w:t>
      </w:r>
      <w:r w:rsidRPr="00CE155E">
        <w:rPr>
          <w:rFonts w:ascii="Times New Roman" w:hAnsi="Times New Roman" w:hint="eastAsia"/>
          <w:sz w:val="24"/>
          <w:szCs w:val="24"/>
        </w:rPr>
        <w:t xml:space="preserve"> Mixed-Layer Depth (MLD) differences between IE and SC outputs. </w:t>
      </w:r>
      <w:r w:rsidR="00235553">
        <w:rPr>
          <w:rFonts w:ascii="Times New Roman" w:hAnsi="Times New Roman" w:hint="eastAsia"/>
          <w:sz w:val="24"/>
          <w:szCs w:val="24"/>
        </w:rPr>
        <w:t>V</w:t>
      </w:r>
      <w:r w:rsidRPr="00CE155E">
        <w:rPr>
          <w:rFonts w:ascii="Times New Roman" w:hAnsi="Times New Roman" w:hint="eastAsia"/>
          <w:sz w:val="24"/>
          <w:szCs w:val="24"/>
        </w:rPr>
        <w:t>alues significant at the 5% level using student</w:t>
      </w:r>
      <w:r w:rsidRPr="00CE155E">
        <w:rPr>
          <w:rFonts w:ascii="Times New Roman" w:hAnsi="Times New Roman"/>
          <w:sz w:val="24"/>
          <w:szCs w:val="24"/>
        </w:rPr>
        <w:t>’</w:t>
      </w:r>
      <w:r w:rsidRPr="00CE155E">
        <w:rPr>
          <w:rFonts w:ascii="Times New Roman" w:hAnsi="Times New Roman" w:hint="eastAsia"/>
          <w:sz w:val="24"/>
          <w:szCs w:val="24"/>
        </w:rPr>
        <w:t xml:space="preserve">s </w:t>
      </w:r>
      <w:r w:rsidRPr="00CE155E">
        <w:rPr>
          <w:rFonts w:ascii="Times New Roman" w:hAnsi="Times New Roman" w:hint="eastAsia"/>
          <w:b/>
          <w:i/>
          <w:sz w:val="24"/>
          <w:szCs w:val="24"/>
        </w:rPr>
        <w:t>t</w:t>
      </w:r>
      <w:r w:rsidRPr="00CE155E">
        <w:rPr>
          <w:rFonts w:ascii="Times New Roman" w:hAnsi="Times New Roman" w:hint="eastAsia"/>
          <w:sz w:val="24"/>
          <w:szCs w:val="24"/>
        </w:rPr>
        <w:t xml:space="preserve"> test are shown. Units: m.</w:t>
      </w:r>
    </w:p>
    <w:p w14:paraId="6851E87E" w14:textId="77777777" w:rsidR="00CE155E" w:rsidRPr="00946052" w:rsidRDefault="00CE155E" w:rsidP="00CE155E">
      <w:pPr>
        <w:pStyle w:val="ListParagraph"/>
        <w:widowControl/>
        <w:spacing w:beforeLines="50" w:before="156" w:afterLines="50" w:after="156"/>
        <w:ind w:left="360" w:firstLineChars="0" w:firstLine="0"/>
        <w:rPr>
          <w:rFonts w:ascii="Times New Roman" w:eastAsia="SimSun" w:hAnsi="Times New Roman" w:cs="Times New Roman"/>
          <w:i/>
          <w:kern w:val="0"/>
          <w:sz w:val="24"/>
          <w:szCs w:val="24"/>
        </w:rPr>
      </w:pPr>
    </w:p>
    <w:p w14:paraId="289EFAAF" w14:textId="357ABF74" w:rsidR="00334F7F" w:rsidRPr="00946052" w:rsidRDefault="00334F7F" w:rsidP="002B3C82">
      <w:pPr>
        <w:widowControl/>
        <w:spacing w:beforeLines="50" w:before="156" w:afterLines="50" w:after="156"/>
        <w:jc w:val="center"/>
        <w:rPr>
          <w:rFonts w:ascii="Times New Roman" w:eastAsia="SimSun" w:hAnsi="Times New Roman" w:cs="Times New Roman"/>
          <w:b/>
          <w:kern w:val="0"/>
          <w:sz w:val="24"/>
          <w:szCs w:val="24"/>
        </w:rPr>
      </w:pPr>
    </w:p>
    <w:p w14:paraId="7603E350" w14:textId="77777777" w:rsidR="00334F7F" w:rsidRPr="000F0D6C" w:rsidRDefault="00334F7F" w:rsidP="00656890">
      <w:pPr>
        <w:widowControl/>
        <w:spacing w:beforeLines="50" w:before="156" w:afterLines="50" w:after="156"/>
        <w:ind w:firstLineChars="200" w:firstLine="482"/>
        <w:rPr>
          <w:rFonts w:ascii="Times New Roman" w:eastAsia="SimSun" w:hAnsi="Times New Roman" w:cs="Times New Roman"/>
          <w:b/>
          <w:i/>
          <w:kern w:val="0"/>
          <w:sz w:val="24"/>
          <w:szCs w:val="24"/>
        </w:rPr>
      </w:pPr>
      <w:r w:rsidRPr="000F0D6C">
        <w:rPr>
          <w:rFonts w:ascii="Times New Roman" w:eastAsia="SimSun" w:hAnsi="Times New Roman" w:cs="Times New Roman"/>
          <w:b/>
          <w:i/>
          <w:kern w:val="0"/>
          <w:sz w:val="24"/>
          <w:szCs w:val="24"/>
        </w:rPr>
        <w:t>Miscellaneous</w:t>
      </w:r>
    </w:p>
    <w:p w14:paraId="0E3468CE" w14:textId="71D52198" w:rsidR="00334F7F" w:rsidRPr="000F0D6C" w:rsidRDefault="00334F7F" w:rsidP="000F0D6C">
      <w:pPr>
        <w:pStyle w:val="ListParagraph"/>
        <w:widowControl/>
        <w:numPr>
          <w:ilvl w:val="0"/>
          <w:numId w:val="3"/>
        </w:numPr>
        <w:spacing w:beforeLines="50" w:before="156" w:afterLines="50" w:after="156"/>
        <w:ind w:firstLineChars="0"/>
        <w:rPr>
          <w:rFonts w:ascii="Times New Roman" w:eastAsia="SimSun" w:hAnsi="Times New Roman" w:cs="Times New Roman"/>
          <w:i/>
          <w:kern w:val="0"/>
          <w:sz w:val="24"/>
          <w:szCs w:val="24"/>
        </w:rPr>
      </w:pPr>
      <w:r w:rsidRPr="000F0D6C">
        <w:rPr>
          <w:rFonts w:ascii="Times New Roman" w:eastAsia="SimSun" w:hAnsi="Times New Roman" w:cs="Times New Roman"/>
          <w:i/>
          <w:kern w:val="0"/>
          <w:sz w:val="24"/>
          <w:szCs w:val="24"/>
        </w:rPr>
        <w:t xml:space="preserve">There are a large number of unnecessary statements that distract the reader, such as line 3 to 5 in the Introduction, or most of the upper half of p. 24. </w:t>
      </w:r>
    </w:p>
    <w:p w14:paraId="69DD821A" w14:textId="26468B1C" w:rsidR="000F0D6C" w:rsidRPr="000F0D6C" w:rsidRDefault="000F0D6C" w:rsidP="000F0D6C">
      <w:pPr>
        <w:widowControl/>
        <w:spacing w:beforeLines="50" w:before="156" w:afterLines="50" w:after="156"/>
        <w:ind w:left="480"/>
        <w:rPr>
          <w:rFonts w:ascii="Times New Roman" w:eastAsia="SimSun" w:hAnsi="Times New Roman" w:cs="Times New Roman"/>
          <w:kern w:val="0"/>
          <w:sz w:val="24"/>
          <w:szCs w:val="24"/>
        </w:rPr>
      </w:pPr>
      <w:r w:rsidRPr="000F0D6C">
        <w:rPr>
          <w:rFonts w:ascii="Times New Roman" w:eastAsia="SimSun" w:hAnsi="Times New Roman" w:cs="Times New Roman" w:hint="eastAsia"/>
          <w:b/>
          <w:kern w:val="0"/>
          <w:sz w:val="24"/>
          <w:szCs w:val="24"/>
        </w:rPr>
        <w:lastRenderedPageBreak/>
        <w:t>Response:</w:t>
      </w:r>
      <w:r w:rsidRPr="000F0D6C">
        <w:rPr>
          <w:rFonts w:ascii="Times New Roman" w:eastAsia="SimSun" w:hAnsi="Times New Roman" w:cs="Times New Roman" w:hint="eastAsia"/>
          <w:kern w:val="0"/>
          <w:sz w:val="24"/>
          <w:szCs w:val="24"/>
        </w:rPr>
        <w:t xml:space="preserve"> We deleted the </w:t>
      </w:r>
      <w:r w:rsidR="00C3773A">
        <w:rPr>
          <w:rFonts w:ascii="Times New Roman" w:eastAsia="SimSun" w:hAnsi="Times New Roman" w:cs="Times New Roman"/>
          <w:kern w:val="0"/>
          <w:sz w:val="24"/>
          <w:szCs w:val="24"/>
        </w:rPr>
        <w:t xml:space="preserve">unnecessary </w:t>
      </w:r>
      <w:r w:rsidRPr="000F0D6C">
        <w:rPr>
          <w:rFonts w:ascii="Times New Roman" w:eastAsia="SimSun" w:hAnsi="Times New Roman" w:cs="Times New Roman" w:hint="eastAsia"/>
          <w:kern w:val="0"/>
          <w:sz w:val="24"/>
          <w:szCs w:val="24"/>
        </w:rPr>
        <w:t xml:space="preserve">statements </w:t>
      </w:r>
      <w:r w:rsidR="00E034C1">
        <w:rPr>
          <w:rFonts w:ascii="Times New Roman" w:eastAsia="SimSun" w:hAnsi="Times New Roman" w:cs="Times New Roman" w:hint="eastAsia"/>
          <w:kern w:val="0"/>
          <w:sz w:val="24"/>
          <w:szCs w:val="24"/>
        </w:rPr>
        <w:t xml:space="preserve">in the Introduction and </w:t>
      </w:r>
      <w:ins w:id="94" w:author="ZHANGM.H." w:date="2013-08-22T09:17:00Z">
        <w:r w:rsidR="0064164B">
          <w:rPr>
            <w:rFonts w:ascii="Times New Roman" w:eastAsia="SimSun" w:hAnsi="Times New Roman" w:cs="Times New Roman"/>
            <w:kern w:val="0"/>
            <w:sz w:val="24"/>
            <w:szCs w:val="24"/>
          </w:rPr>
          <w:t xml:space="preserve">have </w:t>
        </w:r>
      </w:ins>
      <w:r w:rsidR="00E034C1">
        <w:rPr>
          <w:rFonts w:ascii="Times New Roman" w:eastAsia="SimSun" w:hAnsi="Times New Roman" w:cs="Times New Roman" w:hint="eastAsia"/>
          <w:kern w:val="0"/>
          <w:sz w:val="24"/>
          <w:szCs w:val="24"/>
        </w:rPr>
        <w:t>tried</w:t>
      </w:r>
      <w:r w:rsidRPr="000F0D6C">
        <w:rPr>
          <w:rFonts w:ascii="Times New Roman" w:eastAsia="SimSun" w:hAnsi="Times New Roman" w:cs="Times New Roman" w:hint="eastAsia"/>
          <w:kern w:val="0"/>
          <w:sz w:val="24"/>
          <w:szCs w:val="24"/>
        </w:rPr>
        <w:t xml:space="preserve"> to polish the entire </w:t>
      </w:r>
      <w:r w:rsidRPr="000F0D6C">
        <w:rPr>
          <w:rFonts w:ascii="Times New Roman" w:eastAsia="SimSun" w:hAnsi="Times New Roman" w:cs="Times New Roman"/>
          <w:kern w:val="0"/>
          <w:sz w:val="24"/>
          <w:szCs w:val="24"/>
        </w:rPr>
        <w:t>manuscript</w:t>
      </w:r>
      <w:r w:rsidRPr="000F0D6C">
        <w:rPr>
          <w:rFonts w:ascii="Times New Roman" w:eastAsia="SimSun" w:hAnsi="Times New Roman" w:cs="Times New Roman" w:hint="eastAsia"/>
          <w:kern w:val="0"/>
          <w:sz w:val="24"/>
          <w:szCs w:val="24"/>
        </w:rPr>
        <w:t>.</w:t>
      </w:r>
    </w:p>
    <w:p w14:paraId="0BA55A51" w14:textId="36869C62" w:rsidR="00334F7F" w:rsidRPr="000F0D6C" w:rsidRDefault="00334F7F" w:rsidP="000F0D6C">
      <w:pPr>
        <w:pStyle w:val="ListParagraph"/>
        <w:widowControl/>
        <w:numPr>
          <w:ilvl w:val="0"/>
          <w:numId w:val="3"/>
        </w:numPr>
        <w:spacing w:beforeLines="50" w:before="156" w:afterLines="50" w:after="156"/>
        <w:ind w:firstLineChars="0"/>
        <w:rPr>
          <w:rFonts w:ascii="Times New Roman" w:eastAsia="SimSun" w:hAnsi="Times New Roman" w:cs="Times New Roman"/>
          <w:i/>
          <w:kern w:val="0"/>
          <w:sz w:val="24"/>
          <w:szCs w:val="24"/>
        </w:rPr>
      </w:pPr>
      <w:r w:rsidRPr="000F0D6C">
        <w:rPr>
          <w:rFonts w:ascii="Times New Roman" w:eastAsia="SimSun" w:hAnsi="Times New Roman" w:cs="Times New Roman"/>
          <w:i/>
          <w:kern w:val="0"/>
          <w:sz w:val="24"/>
          <w:szCs w:val="24"/>
        </w:rPr>
        <w:t>Reference to Collins and Allen: somewhat outdated. Newer results suggest enhanced predictability.</w:t>
      </w:r>
    </w:p>
    <w:p w14:paraId="7E3AF2EE" w14:textId="205CB072" w:rsidR="000F0D6C" w:rsidRPr="000F0D6C" w:rsidRDefault="000F0D6C" w:rsidP="000F0D6C">
      <w:pPr>
        <w:widowControl/>
        <w:spacing w:beforeLines="50" w:before="156" w:afterLines="50" w:after="156"/>
        <w:ind w:left="480"/>
        <w:rPr>
          <w:rFonts w:ascii="Times New Roman" w:eastAsia="SimSun" w:hAnsi="Times New Roman" w:cs="Times New Roman"/>
          <w:kern w:val="0"/>
          <w:sz w:val="24"/>
          <w:szCs w:val="24"/>
        </w:rPr>
      </w:pPr>
      <w:bookmarkStart w:id="95" w:name="OLE_LINK190"/>
      <w:bookmarkStart w:id="96" w:name="OLE_LINK191"/>
      <w:r w:rsidRPr="000F0D6C">
        <w:rPr>
          <w:rFonts w:ascii="Times New Roman" w:eastAsia="SimSun" w:hAnsi="Times New Roman" w:cs="Times New Roman" w:hint="eastAsia"/>
          <w:b/>
          <w:kern w:val="0"/>
          <w:sz w:val="24"/>
          <w:szCs w:val="24"/>
        </w:rPr>
        <w:t xml:space="preserve">Response: </w:t>
      </w:r>
      <w:r w:rsidRPr="000F0D6C">
        <w:rPr>
          <w:rFonts w:ascii="Times New Roman" w:eastAsia="SimSun" w:hAnsi="Times New Roman" w:cs="Times New Roman" w:hint="eastAsia"/>
          <w:kern w:val="0"/>
          <w:sz w:val="24"/>
          <w:szCs w:val="24"/>
        </w:rPr>
        <w:t xml:space="preserve">We </w:t>
      </w:r>
      <w:ins w:id="97" w:author="ZHANGM.H." w:date="2013-08-22T09:18:00Z">
        <w:r w:rsidR="0064164B">
          <w:rPr>
            <w:rFonts w:ascii="Times New Roman" w:eastAsia="SimSun" w:hAnsi="Times New Roman" w:cs="Times New Roman"/>
            <w:kern w:val="0"/>
            <w:sz w:val="24"/>
            <w:szCs w:val="24"/>
          </w:rPr>
          <w:t xml:space="preserve">have </w:t>
        </w:r>
      </w:ins>
      <w:r w:rsidRPr="000F0D6C">
        <w:rPr>
          <w:rFonts w:ascii="Times New Roman" w:eastAsia="SimSun" w:hAnsi="Times New Roman" w:cs="Times New Roman"/>
          <w:kern w:val="0"/>
          <w:sz w:val="24"/>
          <w:szCs w:val="24"/>
        </w:rPr>
        <w:t>rewrit</w:t>
      </w:r>
      <w:ins w:id="98" w:author="ZHANGM.H." w:date="2013-08-22T09:18:00Z">
        <w:r w:rsidR="0064164B">
          <w:rPr>
            <w:rFonts w:ascii="Times New Roman" w:eastAsia="SimSun" w:hAnsi="Times New Roman" w:cs="Times New Roman"/>
            <w:kern w:val="0"/>
            <w:sz w:val="24"/>
            <w:szCs w:val="24"/>
          </w:rPr>
          <w:t>t</w:t>
        </w:r>
      </w:ins>
      <w:r w:rsidRPr="000F0D6C">
        <w:rPr>
          <w:rFonts w:ascii="Times New Roman" w:eastAsia="SimSun" w:hAnsi="Times New Roman" w:cs="Times New Roman" w:hint="eastAsia"/>
          <w:kern w:val="0"/>
          <w:sz w:val="24"/>
          <w:szCs w:val="24"/>
        </w:rPr>
        <w:t>e</w:t>
      </w:r>
      <w:ins w:id="99" w:author="ZHANGM.H." w:date="2013-08-22T09:18:00Z">
        <w:r w:rsidR="0064164B">
          <w:rPr>
            <w:rFonts w:ascii="Times New Roman" w:eastAsia="SimSun" w:hAnsi="Times New Roman" w:cs="Times New Roman"/>
            <w:kern w:val="0"/>
            <w:sz w:val="24"/>
            <w:szCs w:val="24"/>
          </w:rPr>
          <w:t>n</w:t>
        </w:r>
      </w:ins>
      <w:r w:rsidRPr="000F0D6C">
        <w:rPr>
          <w:rFonts w:ascii="Times New Roman" w:eastAsia="SimSun" w:hAnsi="Times New Roman" w:cs="Times New Roman" w:hint="eastAsia"/>
          <w:kern w:val="0"/>
          <w:sz w:val="24"/>
          <w:szCs w:val="24"/>
        </w:rPr>
        <w:t xml:space="preserve"> the </w:t>
      </w:r>
      <w:bookmarkEnd w:id="95"/>
      <w:bookmarkEnd w:id="96"/>
      <w:r w:rsidRPr="000F0D6C">
        <w:rPr>
          <w:rFonts w:ascii="Times New Roman" w:eastAsia="SimSun" w:hAnsi="Times New Roman" w:cs="Times New Roman" w:hint="eastAsia"/>
          <w:kern w:val="0"/>
          <w:sz w:val="24"/>
          <w:szCs w:val="24"/>
        </w:rPr>
        <w:t>Introduction</w:t>
      </w:r>
      <w:del w:id="100" w:author="ZHANGM.H." w:date="2013-08-22T09:18:00Z">
        <w:r w:rsidRPr="000F0D6C" w:rsidDel="0064164B">
          <w:rPr>
            <w:rFonts w:ascii="Times New Roman" w:eastAsia="SimSun" w:hAnsi="Times New Roman" w:cs="Times New Roman" w:hint="eastAsia"/>
            <w:kern w:val="0"/>
            <w:sz w:val="24"/>
            <w:szCs w:val="24"/>
          </w:rPr>
          <w:delText xml:space="preserve"> and </w:delText>
        </w:r>
      </w:del>
      <w:ins w:id="101" w:author="ZHANGM.H." w:date="2013-08-22T09:18:00Z">
        <w:r w:rsidR="0064164B">
          <w:rPr>
            <w:rFonts w:ascii="Times New Roman" w:eastAsia="SimSun" w:hAnsi="Times New Roman" w:cs="Times New Roman"/>
            <w:kern w:val="0"/>
            <w:sz w:val="24"/>
            <w:szCs w:val="24"/>
          </w:rPr>
          <w:t xml:space="preserve"> </w:t>
        </w:r>
      </w:ins>
      <w:del w:id="102" w:author="ZHANGM.H." w:date="2013-08-22T09:18:00Z">
        <w:r w:rsidRPr="000F0D6C" w:rsidDel="0064164B">
          <w:rPr>
            <w:rFonts w:ascii="Times New Roman" w:eastAsia="SimSun" w:hAnsi="Times New Roman" w:cs="Times New Roman" w:hint="eastAsia"/>
            <w:kern w:val="0"/>
            <w:sz w:val="24"/>
            <w:szCs w:val="24"/>
          </w:rPr>
          <w:delText xml:space="preserve">the </w:delText>
        </w:r>
      </w:del>
      <w:ins w:id="103" w:author="ZHANGM.H." w:date="2013-08-22T09:18:00Z">
        <w:r w:rsidR="0064164B">
          <w:rPr>
            <w:rFonts w:ascii="Times New Roman" w:eastAsia="SimSun" w:hAnsi="Times New Roman" w:cs="Times New Roman"/>
            <w:kern w:val="0"/>
            <w:sz w:val="24"/>
            <w:szCs w:val="24"/>
          </w:rPr>
          <w:t>T</w:t>
        </w:r>
        <w:r w:rsidR="0064164B" w:rsidRPr="000F0D6C">
          <w:rPr>
            <w:rFonts w:ascii="Times New Roman" w:eastAsia="SimSun" w:hAnsi="Times New Roman" w:cs="Times New Roman" w:hint="eastAsia"/>
            <w:kern w:val="0"/>
            <w:sz w:val="24"/>
            <w:szCs w:val="24"/>
          </w:rPr>
          <w:t xml:space="preserve">he </w:t>
        </w:r>
      </w:ins>
      <w:r w:rsidRPr="000F0D6C">
        <w:rPr>
          <w:rFonts w:ascii="Times New Roman" w:eastAsia="SimSun" w:hAnsi="Times New Roman" w:cs="Times New Roman" w:hint="eastAsia"/>
          <w:kern w:val="0"/>
          <w:sz w:val="24"/>
          <w:szCs w:val="24"/>
        </w:rPr>
        <w:t xml:space="preserve">reference to Collins and Allen was deleted. </w:t>
      </w:r>
    </w:p>
    <w:p w14:paraId="618680BC" w14:textId="295FF39F" w:rsidR="00334F7F" w:rsidRPr="000F0D6C" w:rsidRDefault="00334F7F" w:rsidP="000F0D6C">
      <w:pPr>
        <w:pStyle w:val="ListParagraph"/>
        <w:widowControl/>
        <w:numPr>
          <w:ilvl w:val="0"/>
          <w:numId w:val="3"/>
        </w:numPr>
        <w:spacing w:beforeLines="50" w:before="156" w:afterLines="50" w:after="156"/>
        <w:ind w:firstLineChars="0"/>
        <w:rPr>
          <w:rFonts w:ascii="Times New Roman" w:eastAsia="SimSun" w:hAnsi="Times New Roman" w:cs="Times New Roman"/>
          <w:i/>
          <w:kern w:val="0"/>
          <w:sz w:val="24"/>
          <w:szCs w:val="24"/>
        </w:rPr>
      </w:pPr>
      <w:r w:rsidRPr="000F0D6C">
        <w:rPr>
          <w:rFonts w:ascii="Times New Roman" w:eastAsia="SimSun" w:hAnsi="Times New Roman" w:cs="Times New Roman"/>
          <w:i/>
          <w:kern w:val="0"/>
          <w:sz w:val="24"/>
          <w:szCs w:val="24"/>
        </w:rPr>
        <w:t>p. 3: I thought that the main interest of ensemble simulations is to reduce the signal to noise ratio, not the sampling uncertainty.</w:t>
      </w:r>
    </w:p>
    <w:p w14:paraId="76BC1AE0" w14:textId="5E5CEB0B" w:rsidR="000F0D6C" w:rsidRPr="000F0D6C" w:rsidRDefault="000F0D6C" w:rsidP="000F0D6C">
      <w:pPr>
        <w:widowControl/>
        <w:spacing w:beforeLines="50" w:before="156" w:afterLines="50" w:after="156"/>
        <w:ind w:left="480"/>
        <w:rPr>
          <w:rFonts w:ascii="Times New Roman" w:eastAsia="SimSun" w:hAnsi="Times New Roman" w:cs="Times New Roman"/>
          <w:kern w:val="0"/>
          <w:sz w:val="24"/>
          <w:szCs w:val="24"/>
        </w:rPr>
      </w:pPr>
      <w:r w:rsidRPr="000F0D6C">
        <w:rPr>
          <w:rFonts w:ascii="Times New Roman" w:eastAsia="SimSun" w:hAnsi="Times New Roman" w:cs="Times New Roman" w:hint="eastAsia"/>
          <w:b/>
          <w:kern w:val="0"/>
          <w:sz w:val="24"/>
          <w:szCs w:val="24"/>
        </w:rPr>
        <w:t xml:space="preserve">Response: </w:t>
      </w:r>
      <w:r w:rsidRPr="000F0D6C">
        <w:rPr>
          <w:rFonts w:ascii="Times New Roman" w:eastAsia="SimSun" w:hAnsi="Times New Roman" w:cs="Times New Roman" w:hint="eastAsia"/>
          <w:kern w:val="0"/>
          <w:sz w:val="24"/>
          <w:szCs w:val="24"/>
        </w:rPr>
        <w:t xml:space="preserve">The </w:t>
      </w:r>
      <w:r w:rsidRPr="000F0D6C">
        <w:rPr>
          <w:rFonts w:ascii="Times New Roman" w:eastAsia="SimSun" w:hAnsi="Times New Roman" w:cs="Times New Roman"/>
          <w:kern w:val="0"/>
          <w:sz w:val="24"/>
          <w:szCs w:val="24"/>
        </w:rPr>
        <w:t>origin</w:t>
      </w:r>
      <w:r w:rsidRPr="000F0D6C">
        <w:rPr>
          <w:rFonts w:ascii="Times New Roman" w:eastAsia="SimSun" w:hAnsi="Times New Roman" w:cs="Times New Roman" w:hint="eastAsia"/>
          <w:kern w:val="0"/>
          <w:sz w:val="24"/>
          <w:szCs w:val="24"/>
        </w:rPr>
        <w:t xml:space="preserve">al statement </w:t>
      </w:r>
      <w:del w:id="104" w:author="ZHANGM.H." w:date="2013-08-22T09:18:00Z">
        <w:r w:rsidRPr="000F0D6C" w:rsidDel="0064164B">
          <w:rPr>
            <w:rFonts w:ascii="Times New Roman" w:eastAsia="SimSun" w:hAnsi="Times New Roman" w:cs="Times New Roman" w:hint="eastAsia"/>
            <w:kern w:val="0"/>
            <w:sz w:val="24"/>
            <w:szCs w:val="24"/>
          </w:rPr>
          <w:delText xml:space="preserve">was </w:delText>
        </w:r>
      </w:del>
      <w:ins w:id="105" w:author="ZHANGM.H." w:date="2013-08-22T09:18:00Z">
        <w:r w:rsidR="0064164B">
          <w:rPr>
            <w:rFonts w:ascii="Times New Roman" w:eastAsia="SimSun" w:hAnsi="Times New Roman" w:cs="Times New Roman"/>
            <w:kern w:val="0"/>
            <w:sz w:val="24"/>
            <w:szCs w:val="24"/>
          </w:rPr>
          <w:t>has been</w:t>
        </w:r>
        <w:r w:rsidR="0064164B" w:rsidRPr="000F0D6C">
          <w:rPr>
            <w:rFonts w:ascii="Times New Roman" w:eastAsia="SimSun" w:hAnsi="Times New Roman" w:cs="Times New Roman" w:hint="eastAsia"/>
            <w:kern w:val="0"/>
            <w:sz w:val="24"/>
            <w:szCs w:val="24"/>
          </w:rPr>
          <w:t xml:space="preserve"> </w:t>
        </w:r>
      </w:ins>
      <w:r w:rsidRPr="000F0D6C">
        <w:rPr>
          <w:rFonts w:ascii="Times New Roman" w:eastAsia="SimSun" w:hAnsi="Times New Roman" w:cs="Times New Roman" w:hint="eastAsia"/>
          <w:kern w:val="0"/>
          <w:sz w:val="24"/>
          <w:szCs w:val="24"/>
        </w:rPr>
        <w:t>deleted</w:t>
      </w:r>
      <w:del w:id="106" w:author="ZHANGM.H." w:date="2013-08-22T09:18:00Z">
        <w:r w:rsidRPr="000F0D6C" w:rsidDel="0064164B">
          <w:rPr>
            <w:rFonts w:ascii="Times New Roman" w:eastAsia="SimSun" w:hAnsi="Times New Roman" w:cs="Times New Roman" w:hint="eastAsia"/>
            <w:kern w:val="0"/>
            <w:sz w:val="24"/>
            <w:szCs w:val="24"/>
          </w:rPr>
          <w:delText xml:space="preserve"> as suggested</w:delText>
        </w:r>
      </w:del>
      <w:r w:rsidRPr="000F0D6C">
        <w:rPr>
          <w:rFonts w:ascii="Times New Roman" w:eastAsia="SimSun" w:hAnsi="Times New Roman" w:cs="Times New Roman" w:hint="eastAsia"/>
          <w:kern w:val="0"/>
          <w:sz w:val="24"/>
          <w:szCs w:val="24"/>
        </w:rPr>
        <w:t>.</w:t>
      </w:r>
    </w:p>
    <w:p w14:paraId="000585B1" w14:textId="1EC508C3" w:rsidR="00334F7F" w:rsidRDefault="000F0D6C" w:rsidP="00334F7F">
      <w:pPr>
        <w:widowControl/>
        <w:spacing w:beforeLines="50" w:before="156" w:afterLines="50" w:after="156"/>
        <w:ind w:firstLineChars="200" w:firstLine="480"/>
        <w:rPr>
          <w:rFonts w:ascii="Times New Roman" w:eastAsia="SimSun" w:hAnsi="Times New Roman" w:cs="Times New Roman"/>
          <w:i/>
          <w:kern w:val="0"/>
          <w:sz w:val="24"/>
          <w:szCs w:val="24"/>
        </w:rPr>
      </w:pPr>
      <w:r>
        <w:rPr>
          <w:rFonts w:ascii="Times New Roman" w:eastAsia="SimSun" w:hAnsi="Times New Roman" w:cs="Times New Roman" w:hint="eastAsia"/>
          <w:i/>
          <w:kern w:val="0"/>
          <w:sz w:val="24"/>
          <w:szCs w:val="24"/>
        </w:rPr>
        <w:t xml:space="preserve">4. </w:t>
      </w:r>
      <w:r w:rsidR="00334F7F" w:rsidRPr="00B213C1">
        <w:rPr>
          <w:rFonts w:ascii="Times New Roman" w:eastAsia="SimSun" w:hAnsi="Times New Roman" w:cs="Times New Roman"/>
          <w:i/>
          <w:kern w:val="0"/>
          <w:sz w:val="24"/>
          <w:szCs w:val="24"/>
        </w:rPr>
        <w:t>Fig. 1 does not bring much and could be omitted.</w:t>
      </w:r>
    </w:p>
    <w:p w14:paraId="6610EDF9" w14:textId="6B0902D4" w:rsidR="000F0D6C" w:rsidRPr="00B213C1" w:rsidRDefault="000F0D6C" w:rsidP="00656890">
      <w:pPr>
        <w:widowControl/>
        <w:spacing w:beforeLines="50" w:before="156" w:afterLines="50" w:after="156"/>
        <w:ind w:firstLineChars="200" w:firstLine="482"/>
        <w:rPr>
          <w:rFonts w:ascii="Times New Roman" w:eastAsia="SimSun" w:hAnsi="Times New Roman" w:cs="Times New Roman"/>
          <w:i/>
          <w:kern w:val="0"/>
          <w:sz w:val="24"/>
          <w:szCs w:val="24"/>
        </w:rPr>
      </w:pPr>
      <w:r w:rsidRPr="000F0D6C">
        <w:rPr>
          <w:rFonts w:ascii="Times New Roman" w:eastAsia="SimSun" w:hAnsi="Times New Roman" w:cs="Times New Roman" w:hint="eastAsia"/>
          <w:b/>
          <w:kern w:val="0"/>
          <w:sz w:val="24"/>
          <w:szCs w:val="24"/>
        </w:rPr>
        <w:t xml:space="preserve">Response: </w:t>
      </w:r>
      <w:r>
        <w:rPr>
          <w:rFonts w:ascii="Times New Roman" w:eastAsia="SimSun" w:hAnsi="Times New Roman" w:cs="Times New Roman" w:hint="eastAsia"/>
          <w:kern w:val="0"/>
          <w:sz w:val="24"/>
          <w:szCs w:val="24"/>
        </w:rPr>
        <w:t>Done as suggested.</w:t>
      </w:r>
    </w:p>
    <w:p w14:paraId="6EE67F29" w14:textId="53865DBE" w:rsidR="00334F7F" w:rsidRPr="00350921" w:rsidRDefault="00334F7F" w:rsidP="00350921">
      <w:pPr>
        <w:pStyle w:val="ListParagraph"/>
        <w:widowControl/>
        <w:numPr>
          <w:ilvl w:val="0"/>
          <w:numId w:val="3"/>
        </w:numPr>
        <w:spacing w:beforeLines="50" w:before="156" w:afterLines="50" w:after="156"/>
        <w:ind w:firstLineChars="0"/>
        <w:rPr>
          <w:rFonts w:ascii="Times New Roman" w:eastAsia="SimSun" w:hAnsi="Times New Roman" w:cs="Times New Roman"/>
          <w:i/>
          <w:kern w:val="0"/>
          <w:sz w:val="24"/>
          <w:szCs w:val="24"/>
        </w:rPr>
      </w:pPr>
      <w:r w:rsidRPr="00350921">
        <w:rPr>
          <w:rFonts w:ascii="Times New Roman" w:eastAsia="SimSun" w:hAnsi="Times New Roman" w:cs="Times New Roman"/>
          <w:i/>
          <w:kern w:val="0"/>
          <w:sz w:val="24"/>
          <w:szCs w:val="24"/>
        </w:rPr>
        <w:t>p. 6: CSM or CCSM?</w:t>
      </w:r>
    </w:p>
    <w:p w14:paraId="0D997767" w14:textId="5263C817" w:rsidR="00350921" w:rsidRPr="00350921" w:rsidRDefault="00350921" w:rsidP="00350921">
      <w:pPr>
        <w:widowControl/>
        <w:spacing w:beforeLines="50" w:before="156" w:afterLines="50" w:after="156"/>
        <w:ind w:left="480"/>
        <w:rPr>
          <w:rFonts w:ascii="Times New Roman" w:eastAsia="SimSun" w:hAnsi="Times New Roman" w:cs="Times New Roman"/>
          <w:kern w:val="0"/>
          <w:sz w:val="24"/>
          <w:szCs w:val="24"/>
        </w:rPr>
      </w:pPr>
      <w:r w:rsidRPr="00350921">
        <w:rPr>
          <w:rFonts w:ascii="Times New Roman" w:eastAsia="SimSun" w:hAnsi="Times New Roman" w:cs="Times New Roman" w:hint="eastAsia"/>
          <w:b/>
          <w:kern w:val="0"/>
          <w:sz w:val="24"/>
          <w:szCs w:val="24"/>
        </w:rPr>
        <w:t xml:space="preserve">Response: </w:t>
      </w:r>
      <w:r w:rsidRPr="00350921">
        <w:rPr>
          <w:rFonts w:ascii="Times New Roman" w:eastAsia="SimSun" w:hAnsi="Times New Roman" w:cs="Times New Roman" w:hint="eastAsia"/>
          <w:kern w:val="0"/>
          <w:sz w:val="24"/>
          <w:szCs w:val="24"/>
        </w:rPr>
        <w:t xml:space="preserve">The specific name for the standard coupled </w:t>
      </w:r>
      <w:r w:rsidRPr="00350921">
        <w:rPr>
          <w:rFonts w:ascii="Times New Roman" w:eastAsia="SimSun" w:hAnsi="Times New Roman" w:cs="Times New Roman"/>
          <w:kern w:val="0"/>
          <w:sz w:val="24"/>
          <w:szCs w:val="24"/>
        </w:rPr>
        <w:t>climate</w:t>
      </w:r>
      <w:r w:rsidRPr="00350921">
        <w:rPr>
          <w:rFonts w:ascii="Times New Roman" w:eastAsia="SimSun" w:hAnsi="Times New Roman" w:cs="Times New Roman" w:hint="eastAsia"/>
          <w:kern w:val="0"/>
          <w:sz w:val="24"/>
          <w:szCs w:val="24"/>
        </w:rPr>
        <w:t xml:space="preserve"> model in the previous manuscript is </w:t>
      </w:r>
      <w:r w:rsidRPr="00350921">
        <w:rPr>
          <w:rFonts w:ascii="Times New Roman" w:eastAsia="SimSun" w:hAnsi="Times New Roman" w:cs="Times New Roman"/>
          <w:kern w:val="0"/>
          <w:sz w:val="24"/>
          <w:szCs w:val="24"/>
        </w:rPr>
        <w:t>CSM</w:t>
      </w:r>
      <w:r w:rsidRPr="00350921">
        <w:rPr>
          <w:rFonts w:ascii="Times New Roman" w:eastAsia="SimSun" w:hAnsi="Times New Roman" w:cs="Times New Roman" w:hint="eastAsia"/>
          <w:kern w:val="0"/>
          <w:sz w:val="24"/>
          <w:szCs w:val="24"/>
        </w:rPr>
        <w:t>, which</w:t>
      </w:r>
      <w:r w:rsidRPr="00350921">
        <w:rPr>
          <w:rFonts w:ascii="Times New Roman" w:eastAsia="SimSun" w:hAnsi="Times New Roman" w:cs="Times New Roman"/>
          <w:kern w:val="0"/>
          <w:sz w:val="24"/>
          <w:szCs w:val="24"/>
        </w:rPr>
        <w:t xml:space="preserve"> may cause confusion with the other model that exists already, e.g. CCSM.</w:t>
      </w:r>
      <w:r w:rsidRPr="00350921">
        <w:rPr>
          <w:rFonts w:ascii="Times New Roman" w:eastAsia="SimSun" w:hAnsi="Times New Roman" w:cs="Times New Roman" w:hint="eastAsia"/>
          <w:kern w:val="0"/>
          <w:sz w:val="24"/>
          <w:szCs w:val="24"/>
        </w:rPr>
        <w:t xml:space="preserve"> Therefore, the specific name for the standard coupled climate model is </w:t>
      </w:r>
      <w:r w:rsidR="00E034C1">
        <w:rPr>
          <w:rFonts w:ascii="Times New Roman" w:eastAsia="SimSun" w:hAnsi="Times New Roman" w:cs="Times New Roman"/>
          <w:kern w:val="0"/>
          <w:sz w:val="24"/>
          <w:szCs w:val="24"/>
        </w:rPr>
        <w:t xml:space="preserve">revised to </w:t>
      </w:r>
      <w:r w:rsidRPr="00350921">
        <w:rPr>
          <w:rFonts w:ascii="Times New Roman" w:eastAsia="SimSun" w:hAnsi="Times New Roman" w:cs="Times New Roman" w:hint="eastAsia"/>
          <w:kern w:val="0"/>
          <w:sz w:val="24"/>
          <w:szCs w:val="24"/>
        </w:rPr>
        <w:t xml:space="preserve">SC in the revised </w:t>
      </w:r>
      <w:r w:rsidRPr="00350921">
        <w:rPr>
          <w:rFonts w:ascii="Times New Roman" w:eastAsia="SimSun" w:hAnsi="Times New Roman" w:cs="Times New Roman"/>
          <w:kern w:val="0"/>
          <w:sz w:val="24"/>
          <w:szCs w:val="24"/>
        </w:rPr>
        <w:t>manuscript</w:t>
      </w:r>
      <w:r w:rsidRPr="00350921">
        <w:rPr>
          <w:rFonts w:ascii="Times New Roman" w:eastAsia="SimSun" w:hAnsi="Times New Roman" w:cs="Times New Roman" w:hint="eastAsia"/>
          <w:kern w:val="0"/>
          <w:sz w:val="24"/>
          <w:szCs w:val="24"/>
        </w:rPr>
        <w:t>.</w:t>
      </w:r>
    </w:p>
    <w:p w14:paraId="1BA93A04" w14:textId="3BE281F1" w:rsidR="00334F7F" w:rsidRPr="00B213C1" w:rsidRDefault="000F0D6C" w:rsidP="00334F7F">
      <w:pPr>
        <w:widowControl/>
        <w:spacing w:beforeLines="50" w:before="156" w:afterLines="50" w:after="156"/>
        <w:ind w:firstLineChars="200" w:firstLine="480"/>
        <w:rPr>
          <w:rFonts w:ascii="Times New Roman" w:eastAsia="SimSun" w:hAnsi="Times New Roman" w:cs="Times New Roman"/>
          <w:i/>
          <w:kern w:val="0"/>
          <w:sz w:val="24"/>
          <w:szCs w:val="24"/>
        </w:rPr>
      </w:pPr>
      <w:r>
        <w:rPr>
          <w:rFonts w:ascii="Times New Roman" w:eastAsia="SimSun" w:hAnsi="Times New Roman" w:cs="Times New Roman" w:hint="eastAsia"/>
          <w:i/>
          <w:kern w:val="0"/>
          <w:sz w:val="24"/>
          <w:szCs w:val="24"/>
        </w:rPr>
        <w:t xml:space="preserve">6. </w:t>
      </w:r>
      <w:r w:rsidR="00334F7F" w:rsidRPr="00B213C1">
        <w:rPr>
          <w:rFonts w:ascii="Times New Roman" w:eastAsia="SimSun" w:hAnsi="Times New Roman" w:cs="Times New Roman"/>
          <w:i/>
          <w:kern w:val="0"/>
          <w:sz w:val="24"/>
          <w:szCs w:val="24"/>
        </w:rPr>
        <w:t xml:space="preserve">p. 6, middle: the spread is small for 50-yr averages. </w:t>
      </w:r>
    </w:p>
    <w:p w14:paraId="7ECADD92" w14:textId="2DB1F17E" w:rsidR="00E034C1" w:rsidRDefault="00E034C1" w:rsidP="00656890">
      <w:pPr>
        <w:widowControl/>
        <w:spacing w:beforeLines="50" w:before="156" w:afterLines="50" w:after="156"/>
        <w:ind w:firstLineChars="200" w:firstLine="482"/>
        <w:rPr>
          <w:rFonts w:ascii="Times New Roman" w:eastAsia="SimSun" w:hAnsi="Times New Roman" w:cs="Times New Roman"/>
          <w:kern w:val="0"/>
          <w:sz w:val="24"/>
          <w:szCs w:val="24"/>
        </w:rPr>
      </w:pPr>
      <w:r w:rsidRPr="00350921">
        <w:rPr>
          <w:rFonts w:ascii="Times New Roman" w:eastAsia="SimSun" w:hAnsi="Times New Roman" w:cs="Times New Roman" w:hint="eastAsia"/>
          <w:b/>
          <w:kern w:val="0"/>
          <w:sz w:val="24"/>
          <w:szCs w:val="24"/>
        </w:rPr>
        <w:t xml:space="preserve">Response: </w:t>
      </w:r>
      <w:r>
        <w:rPr>
          <w:rFonts w:ascii="Times New Roman" w:eastAsia="SimSun" w:hAnsi="Times New Roman" w:cs="Times New Roman" w:hint="eastAsia"/>
          <w:kern w:val="0"/>
          <w:sz w:val="24"/>
          <w:szCs w:val="24"/>
        </w:rPr>
        <w:t xml:space="preserve">The </w:t>
      </w:r>
      <w:del w:id="107" w:author="ZHANGM.H." w:date="2013-08-22T09:20:00Z">
        <w:r w:rsidDel="0064164B">
          <w:rPr>
            <w:rFonts w:ascii="Times New Roman" w:eastAsia="SimSun" w:hAnsi="Times New Roman" w:cs="Times New Roman" w:hint="eastAsia"/>
            <w:kern w:val="0"/>
            <w:sz w:val="24"/>
            <w:szCs w:val="24"/>
          </w:rPr>
          <w:delText xml:space="preserve">effects of </w:delText>
        </w:r>
      </w:del>
      <w:r>
        <w:rPr>
          <w:rFonts w:ascii="Times New Roman" w:eastAsia="SimSun" w:hAnsi="Times New Roman" w:cs="Times New Roman" w:hint="eastAsia"/>
          <w:kern w:val="0"/>
          <w:sz w:val="24"/>
          <w:szCs w:val="24"/>
        </w:rPr>
        <w:t xml:space="preserve">traditional initial-condition ensemble and the interactive-ensemble are quite different. Therefore, in the revised manuscript, we focus on the differences between the IE model output and one single SC model output. </w:t>
      </w:r>
    </w:p>
    <w:p w14:paraId="46235EEE" w14:textId="47A3175C" w:rsidR="00334F7F" w:rsidRDefault="000F0D6C" w:rsidP="00E034C1">
      <w:pPr>
        <w:widowControl/>
        <w:spacing w:beforeLines="50" w:before="156" w:afterLines="50" w:after="156"/>
        <w:ind w:firstLineChars="200" w:firstLine="480"/>
        <w:rPr>
          <w:rFonts w:ascii="Times New Roman" w:eastAsia="SimSun" w:hAnsi="Times New Roman" w:cs="Times New Roman"/>
          <w:i/>
          <w:kern w:val="0"/>
          <w:sz w:val="24"/>
          <w:szCs w:val="24"/>
        </w:rPr>
      </w:pPr>
      <w:r>
        <w:rPr>
          <w:rFonts w:ascii="Times New Roman" w:eastAsia="SimSun" w:hAnsi="Times New Roman" w:cs="Times New Roman" w:hint="eastAsia"/>
          <w:i/>
          <w:kern w:val="0"/>
          <w:sz w:val="24"/>
          <w:szCs w:val="24"/>
        </w:rPr>
        <w:t xml:space="preserve">7. </w:t>
      </w:r>
      <w:r w:rsidR="00334F7F" w:rsidRPr="00B213C1">
        <w:rPr>
          <w:rFonts w:ascii="Times New Roman" w:eastAsia="SimSun" w:hAnsi="Times New Roman" w:cs="Times New Roman"/>
          <w:i/>
          <w:kern w:val="0"/>
          <w:sz w:val="24"/>
          <w:szCs w:val="24"/>
        </w:rPr>
        <w:t>Please do not call “drought conditions” a decrease in precipitation, unless precipitation has become very small.</w:t>
      </w:r>
    </w:p>
    <w:p w14:paraId="628936F4" w14:textId="11B09FC6" w:rsidR="00350921" w:rsidRPr="00350921" w:rsidRDefault="00350921" w:rsidP="00656890">
      <w:pPr>
        <w:widowControl/>
        <w:spacing w:beforeLines="50" w:before="156" w:afterLines="50" w:after="156"/>
        <w:ind w:firstLineChars="200" w:firstLine="482"/>
        <w:rPr>
          <w:rFonts w:ascii="Times New Roman" w:eastAsia="SimSun" w:hAnsi="Times New Roman" w:cs="Times New Roman"/>
          <w:b/>
          <w:kern w:val="0"/>
          <w:sz w:val="24"/>
          <w:szCs w:val="24"/>
        </w:rPr>
      </w:pPr>
      <w:r w:rsidRPr="00350921">
        <w:rPr>
          <w:rFonts w:ascii="Times New Roman" w:eastAsia="SimSun" w:hAnsi="Times New Roman" w:cs="Times New Roman" w:hint="eastAsia"/>
          <w:b/>
          <w:kern w:val="0"/>
          <w:sz w:val="24"/>
          <w:szCs w:val="24"/>
        </w:rPr>
        <w:t xml:space="preserve">Response: </w:t>
      </w:r>
      <w:r w:rsidRPr="00350921">
        <w:rPr>
          <w:rFonts w:ascii="Times New Roman" w:eastAsia="SimSun" w:hAnsi="Times New Roman" w:cs="Times New Roman" w:hint="eastAsia"/>
          <w:kern w:val="0"/>
          <w:sz w:val="24"/>
          <w:szCs w:val="24"/>
        </w:rPr>
        <w:t xml:space="preserve">The statement was </w:t>
      </w:r>
      <w:r w:rsidR="00E034C1">
        <w:rPr>
          <w:rFonts w:ascii="Times New Roman" w:eastAsia="SimSun" w:hAnsi="Times New Roman" w:cs="Times New Roman"/>
          <w:kern w:val="0"/>
          <w:sz w:val="24"/>
          <w:szCs w:val="24"/>
        </w:rPr>
        <w:t>revised</w:t>
      </w:r>
      <w:r w:rsidRPr="00350921">
        <w:rPr>
          <w:rFonts w:ascii="Times New Roman" w:eastAsia="SimSun" w:hAnsi="Times New Roman" w:cs="Times New Roman" w:hint="eastAsia"/>
          <w:kern w:val="0"/>
          <w:sz w:val="24"/>
          <w:szCs w:val="24"/>
        </w:rPr>
        <w:t xml:space="preserve"> as suggested.</w:t>
      </w:r>
    </w:p>
    <w:p w14:paraId="55FDA222" w14:textId="77777777" w:rsidR="004E7121" w:rsidRPr="00334F7F" w:rsidRDefault="004E7121"/>
    <w:sectPr w:rsidR="004E7121" w:rsidRPr="00334F7F">
      <w:footerReference w:type="default" r:id="rId1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ZHANGM.H." w:date="2013-08-22T08:39:00Z" w:initials="MZ">
    <w:p w14:paraId="711A006A" w14:textId="3A99D486" w:rsidR="005D10C0" w:rsidRDefault="005D10C0">
      <w:pPr>
        <w:pStyle w:val="CommentText"/>
      </w:pPr>
      <w:r>
        <w:rPr>
          <w:rStyle w:val="CommentReference"/>
        </w:rPr>
        <w:annotationRef/>
      </w:r>
      <w:r>
        <w:t>OK</w:t>
      </w:r>
    </w:p>
  </w:comment>
  <w:comment w:id="25" w:author="Jie Zhang" w:date="2013-08-04T11:24:00Z" w:initials="JZ">
    <w:p w14:paraId="1316430C" w14:textId="2D4EC598" w:rsidR="00A3202C" w:rsidRDefault="00A3202C">
      <w:pPr>
        <w:pStyle w:val="CommentText"/>
      </w:pPr>
      <w:r>
        <w:rPr>
          <w:rStyle w:val="CommentReference"/>
        </w:rPr>
        <w:annotationRef/>
      </w:r>
      <w:r>
        <w:t>I am Not Sure about it.</w:t>
      </w:r>
    </w:p>
  </w:comment>
  <w:comment w:id="63" w:author="Jie Zhang" w:date="2013-08-04T11:25:00Z" w:initials="JZ">
    <w:p w14:paraId="3381F314" w14:textId="0E7B51CD" w:rsidR="00A3202C" w:rsidRDefault="00A3202C">
      <w:pPr>
        <w:pStyle w:val="CommentText"/>
      </w:pPr>
      <w:r>
        <w:rPr>
          <w:rStyle w:val="CommentReference"/>
        </w:rPr>
        <w:annotationRef/>
      </w:r>
      <w:r>
        <w:t>Is there any possible mechanism?</w:t>
      </w:r>
    </w:p>
  </w:comment>
  <w:comment w:id="71" w:author="ZHANGM.H." w:date="2013-08-22T08:58:00Z" w:initials="MZ">
    <w:p w14:paraId="1FFB1F15" w14:textId="71D6F2C6" w:rsidR="007A3B66" w:rsidRDefault="007A3B66">
      <w:pPr>
        <w:pStyle w:val="CommentText"/>
      </w:pPr>
      <w:r>
        <w:rPr>
          <w:rStyle w:val="CommentReference"/>
        </w:rPr>
        <w:annotationRef/>
      </w:r>
      <w:r>
        <w:t>We should discuss this paragraph.</w:t>
      </w:r>
    </w:p>
  </w:comment>
  <w:comment w:id="78" w:author="Jie Zhang" w:date="2013-08-04T11:27:00Z" w:initials="JZ">
    <w:p w14:paraId="2BFDD25B" w14:textId="1382138E" w:rsidR="00A3202C" w:rsidRDefault="00A3202C">
      <w:pPr>
        <w:pStyle w:val="CommentText"/>
      </w:pPr>
      <w:r>
        <w:rPr>
          <w:rStyle w:val="CommentReference"/>
        </w:rPr>
        <w:annotationRef/>
      </w:r>
      <w:r>
        <w:t>The answer may be not appropriate.</w:t>
      </w:r>
    </w:p>
  </w:comment>
  <w:comment w:id="79" w:author="ZHANGM.H." w:date="2013-08-22T09:00:00Z" w:initials="MZ">
    <w:p w14:paraId="5E2C84E6" w14:textId="4BCB4496" w:rsidR="007A3B66" w:rsidRDefault="007A3B66">
      <w:pPr>
        <w:pStyle w:val="CommentText"/>
      </w:pPr>
      <w:r>
        <w:rPr>
          <w:rStyle w:val="CommentReference"/>
        </w:rPr>
        <w:annotationRef/>
      </w:r>
      <w:r>
        <w:t>We should discuss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7F38EB" w14:textId="77777777" w:rsidR="008C58C0" w:rsidRDefault="008C58C0">
      <w:r>
        <w:separator/>
      </w:r>
    </w:p>
  </w:endnote>
  <w:endnote w:type="continuationSeparator" w:id="0">
    <w:p w14:paraId="30ADF567" w14:textId="77777777" w:rsidR="008C58C0" w:rsidRDefault="008C5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dvTimes">
    <w:altName w:val="SimSun"/>
    <w:charset w:val="86"/>
    <w:family w:val="auto"/>
    <w:pitch w:val="default"/>
    <w:sig w:usb0="00000001" w:usb1="080E0000" w:usb2="00000010" w:usb3="00000000" w:csb0="00040000" w:csb1="00000000"/>
  </w:font>
  <w:font w:name="宋体">
    <w:altName w:val="SimSun"/>
    <w:charset w:val="50"/>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004671"/>
      <w:docPartObj>
        <w:docPartGallery w:val="Page Numbers (Bottom of Page)"/>
        <w:docPartUnique/>
      </w:docPartObj>
    </w:sdtPr>
    <w:sdtEndPr/>
    <w:sdtContent>
      <w:p w14:paraId="79BB47F3" w14:textId="77777777" w:rsidR="00A3202C" w:rsidRDefault="00A3202C">
        <w:pPr>
          <w:pStyle w:val="Footer"/>
          <w:jc w:val="center"/>
        </w:pPr>
        <w:r>
          <w:fldChar w:fldCharType="begin"/>
        </w:r>
        <w:r>
          <w:instrText>PAGE   \* MERGEFORMAT</w:instrText>
        </w:r>
        <w:r>
          <w:fldChar w:fldCharType="separate"/>
        </w:r>
        <w:r w:rsidR="004E3E45" w:rsidRPr="004E3E45">
          <w:rPr>
            <w:noProof/>
            <w:lang w:val="zh-CN"/>
          </w:rPr>
          <w:t>2</w:t>
        </w:r>
        <w:r>
          <w:fldChar w:fldCharType="end"/>
        </w:r>
      </w:p>
    </w:sdtContent>
  </w:sdt>
  <w:p w14:paraId="20C4340F" w14:textId="77777777" w:rsidR="00A3202C" w:rsidRDefault="00A320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EB9EA9" w14:textId="77777777" w:rsidR="008C58C0" w:rsidRDefault="008C58C0">
      <w:r>
        <w:separator/>
      </w:r>
    </w:p>
  </w:footnote>
  <w:footnote w:type="continuationSeparator" w:id="0">
    <w:p w14:paraId="761CC673" w14:textId="77777777" w:rsidR="008C58C0" w:rsidRDefault="008C58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F2A26"/>
    <w:multiLevelType w:val="hybridMultilevel"/>
    <w:tmpl w:val="7250CC16"/>
    <w:lvl w:ilvl="0" w:tplc="2326DF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8761C88"/>
    <w:multiLevelType w:val="hybridMultilevel"/>
    <w:tmpl w:val="FB8CD7D8"/>
    <w:lvl w:ilvl="0" w:tplc="8C3C5966">
      <w:start w:val="1"/>
      <w:numFmt w:val="decimal"/>
      <w:lvlText w:val="%1."/>
      <w:lvlJc w:val="left"/>
      <w:pPr>
        <w:ind w:left="1220" w:hanging="74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7E1E24FD"/>
    <w:multiLevelType w:val="hybridMultilevel"/>
    <w:tmpl w:val="6352B374"/>
    <w:lvl w:ilvl="0" w:tplc="EF566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F7F"/>
    <w:rsid w:val="000F0D6C"/>
    <w:rsid w:val="001A7B0B"/>
    <w:rsid w:val="00235553"/>
    <w:rsid w:val="00283CC8"/>
    <w:rsid w:val="002B3C82"/>
    <w:rsid w:val="00334F7F"/>
    <w:rsid w:val="00350921"/>
    <w:rsid w:val="00361A98"/>
    <w:rsid w:val="003D714A"/>
    <w:rsid w:val="004818EA"/>
    <w:rsid w:val="004E0F56"/>
    <w:rsid w:val="004E3E45"/>
    <w:rsid w:val="004E7121"/>
    <w:rsid w:val="0053639E"/>
    <w:rsid w:val="005402A2"/>
    <w:rsid w:val="00576147"/>
    <w:rsid w:val="00594136"/>
    <w:rsid w:val="005D10C0"/>
    <w:rsid w:val="005D598A"/>
    <w:rsid w:val="005F056C"/>
    <w:rsid w:val="0062535C"/>
    <w:rsid w:val="00632E70"/>
    <w:rsid w:val="0064164B"/>
    <w:rsid w:val="00656890"/>
    <w:rsid w:val="006C2E34"/>
    <w:rsid w:val="0070677F"/>
    <w:rsid w:val="007668AD"/>
    <w:rsid w:val="007A3B66"/>
    <w:rsid w:val="007F259B"/>
    <w:rsid w:val="008C58C0"/>
    <w:rsid w:val="00946052"/>
    <w:rsid w:val="009C79F2"/>
    <w:rsid w:val="009D51F4"/>
    <w:rsid w:val="00A3202C"/>
    <w:rsid w:val="00A71893"/>
    <w:rsid w:val="00AD3842"/>
    <w:rsid w:val="00B213C1"/>
    <w:rsid w:val="00B53D17"/>
    <w:rsid w:val="00C2125F"/>
    <w:rsid w:val="00C3773A"/>
    <w:rsid w:val="00C54489"/>
    <w:rsid w:val="00C62E2F"/>
    <w:rsid w:val="00C80DB4"/>
    <w:rsid w:val="00CE155E"/>
    <w:rsid w:val="00CF5C8B"/>
    <w:rsid w:val="00DD6327"/>
    <w:rsid w:val="00E034C1"/>
    <w:rsid w:val="00E26025"/>
    <w:rsid w:val="00EE4B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F8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1F4"/>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34F7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4F7F"/>
    <w:rPr>
      <w:sz w:val="18"/>
      <w:szCs w:val="18"/>
    </w:rPr>
  </w:style>
  <w:style w:type="paragraph" w:styleId="Header">
    <w:name w:val="header"/>
    <w:basedOn w:val="Normal"/>
    <w:link w:val="HeaderChar"/>
    <w:uiPriority w:val="99"/>
    <w:unhideWhenUsed/>
    <w:rsid w:val="00B213C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213C1"/>
    <w:rPr>
      <w:sz w:val="18"/>
      <w:szCs w:val="18"/>
    </w:rPr>
  </w:style>
  <w:style w:type="paragraph" w:styleId="ListParagraph">
    <w:name w:val="List Paragraph"/>
    <w:basedOn w:val="Normal"/>
    <w:uiPriority w:val="34"/>
    <w:qFormat/>
    <w:rsid w:val="00B213C1"/>
    <w:pPr>
      <w:ind w:firstLineChars="200" w:firstLine="420"/>
    </w:pPr>
  </w:style>
  <w:style w:type="paragraph" w:styleId="BalloonText">
    <w:name w:val="Balloon Text"/>
    <w:basedOn w:val="Normal"/>
    <w:link w:val="BalloonTextChar"/>
    <w:uiPriority w:val="99"/>
    <w:semiHidden/>
    <w:unhideWhenUsed/>
    <w:rsid w:val="002B3C82"/>
    <w:rPr>
      <w:sz w:val="18"/>
      <w:szCs w:val="18"/>
    </w:rPr>
  </w:style>
  <w:style w:type="character" w:customStyle="1" w:styleId="BalloonTextChar">
    <w:name w:val="Balloon Text Char"/>
    <w:basedOn w:val="DefaultParagraphFont"/>
    <w:link w:val="BalloonText"/>
    <w:uiPriority w:val="99"/>
    <w:semiHidden/>
    <w:rsid w:val="002B3C82"/>
    <w:rPr>
      <w:sz w:val="18"/>
      <w:szCs w:val="18"/>
    </w:rPr>
  </w:style>
  <w:style w:type="character" w:styleId="CommentReference">
    <w:name w:val="annotation reference"/>
    <w:basedOn w:val="DefaultParagraphFont"/>
    <w:uiPriority w:val="99"/>
    <w:semiHidden/>
    <w:unhideWhenUsed/>
    <w:rsid w:val="0053639E"/>
    <w:rPr>
      <w:sz w:val="18"/>
      <w:szCs w:val="18"/>
    </w:rPr>
  </w:style>
  <w:style w:type="paragraph" w:styleId="CommentText">
    <w:name w:val="annotation text"/>
    <w:basedOn w:val="Normal"/>
    <w:link w:val="CommentTextChar"/>
    <w:uiPriority w:val="99"/>
    <w:semiHidden/>
    <w:unhideWhenUsed/>
    <w:rsid w:val="0053639E"/>
    <w:rPr>
      <w:sz w:val="24"/>
      <w:szCs w:val="24"/>
    </w:rPr>
  </w:style>
  <w:style w:type="character" w:customStyle="1" w:styleId="CommentTextChar">
    <w:name w:val="Comment Text Char"/>
    <w:basedOn w:val="DefaultParagraphFont"/>
    <w:link w:val="CommentText"/>
    <w:uiPriority w:val="99"/>
    <w:semiHidden/>
    <w:rsid w:val="0053639E"/>
    <w:rPr>
      <w:sz w:val="24"/>
      <w:szCs w:val="24"/>
    </w:rPr>
  </w:style>
  <w:style w:type="paragraph" w:styleId="CommentSubject">
    <w:name w:val="annotation subject"/>
    <w:basedOn w:val="CommentText"/>
    <w:next w:val="CommentText"/>
    <w:link w:val="CommentSubjectChar"/>
    <w:uiPriority w:val="99"/>
    <w:semiHidden/>
    <w:unhideWhenUsed/>
    <w:rsid w:val="0053639E"/>
    <w:rPr>
      <w:b/>
      <w:bCs/>
      <w:sz w:val="20"/>
      <w:szCs w:val="20"/>
    </w:rPr>
  </w:style>
  <w:style w:type="character" w:customStyle="1" w:styleId="CommentSubjectChar">
    <w:name w:val="Comment Subject Char"/>
    <w:basedOn w:val="CommentTextChar"/>
    <w:link w:val="CommentSubject"/>
    <w:uiPriority w:val="99"/>
    <w:semiHidden/>
    <w:rsid w:val="0053639E"/>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51F4"/>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34F7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4F7F"/>
    <w:rPr>
      <w:sz w:val="18"/>
      <w:szCs w:val="18"/>
    </w:rPr>
  </w:style>
  <w:style w:type="paragraph" w:styleId="Header">
    <w:name w:val="header"/>
    <w:basedOn w:val="Normal"/>
    <w:link w:val="HeaderChar"/>
    <w:uiPriority w:val="99"/>
    <w:unhideWhenUsed/>
    <w:rsid w:val="00B213C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213C1"/>
    <w:rPr>
      <w:sz w:val="18"/>
      <w:szCs w:val="18"/>
    </w:rPr>
  </w:style>
  <w:style w:type="paragraph" w:styleId="ListParagraph">
    <w:name w:val="List Paragraph"/>
    <w:basedOn w:val="Normal"/>
    <w:uiPriority w:val="34"/>
    <w:qFormat/>
    <w:rsid w:val="00B213C1"/>
    <w:pPr>
      <w:ind w:firstLineChars="200" w:firstLine="420"/>
    </w:pPr>
  </w:style>
  <w:style w:type="paragraph" w:styleId="BalloonText">
    <w:name w:val="Balloon Text"/>
    <w:basedOn w:val="Normal"/>
    <w:link w:val="BalloonTextChar"/>
    <w:uiPriority w:val="99"/>
    <w:semiHidden/>
    <w:unhideWhenUsed/>
    <w:rsid w:val="002B3C82"/>
    <w:rPr>
      <w:sz w:val="18"/>
      <w:szCs w:val="18"/>
    </w:rPr>
  </w:style>
  <w:style w:type="character" w:customStyle="1" w:styleId="BalloonTextChar">
    <w:name w:val="Balloon Text Char"/>
    <w:basedOn w:val="DefaultParagraphFont"/>
    <w:link w:val="BalloonText"/>
    <w:uiPriority w:val="99"/>
    <w:semiHidden/>
    <w:rsid w:val="002B3C82"/>
    <w:rPr>
      <w:sz w:val="18"/>
      <w:szCs w:val="18"/>
    </w:rPr>
  </w:style>
  <w:style w:type="character" w:styleId="CommentReference">
    <w:name w:val="annotation reference"/>
    <w:basedOn w:val="DefaultParagraphFont"/>
    <w:uiPriority w:val="99"/>
    <w:semiHidden/>
    <w:unhideWhenUsed/>
    <w:rsid w:val="0053639E"/>
    <w:rPr>
      <w:sz w:val="18"/>
      <w:szCs w:val="18"/>
    </w:rPr>
  </w:style>
  <w:style w:type="paragraph" w:styleId="CommentText">
    <w:name w:val="annotation text"/>
    <w:basedOn w:val="Normal"/>
    <w:link w:val="CommentTextChar"/>
    <w:uiPriority w:val="99"/>
    <w:semiHidden/>
    <w:unhideWhenUsed/>
    <w:rsid w:val="0053639E"/>
    <w:rPr>
      <w:sz w:val="24"/>
      <w:szCs w:val="24"/>
    </w:rPr>
  </w:style>
  <w:style w:type="character" w:customStyle="1" w:styleId="CommentTextChar">
    <w:name w:val="Comment Text Char"/>
    <w:basedOn w:val="DefaultParagraphFont"/>
    <w:link w:val="CommentText"/>
    <w:uiPriority w:val="99"/>
    <w:semiHidden/>
    <w:rsid w:val="0053639E"/>
    <w:rPr>
      <w:sz w:val="24"/>
      <w:szCs w:val="24"/>
    </w:rPr>
  </w:style>
  <w:style w:type="paragraph" w:styleId="CommentSubject">
    <w:name w:val="annotation subject"/>
    <w:basedOn w:val="CommentText"/>
    <w:next w:val="CommentText"/>
    <w:link w:val="CommentSubjectChar"/>
    <w:uiPriority w:val="99"/>
    <w:semiHidden/>
    <w:unhideWhenUsed/>
    <w:rsid w:val="0053639E"/>
    <w:rPr>
      <w:b/>
      <w:bCs/>
      <w:sz w:val="20"/>
      <w:szCs w:val="20"/>
    </w:rPr>
  </w:style>
  <w:style w:type="character" w:customStyle="1" w:styleId="CommentSubjectChar">
    <w:name w:val="Comment Subject Char"/>
    <w:basedOn w:val="CommentTextChar"/>
    <w:link w:val="CommentSubject"/>
    <w:uiPriority w:val="99"/>
    <w:semiHidden/>
    <w:rsid w:val="005363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5654305">
      <w:bodyDiv w:val="1"/>
      <w:marLeft w:val="0"/>
      <w:marRight w:val="0"/>
      <w:marTop w:val="0"/>
      <w:marBottom w:val="0"/>
      <w:divBdr>
        <w:top w:val="none" w:sz="0" w:space="0" w:color="auto"/>
        <w:left w:val="none" w:sz="0" w:space="0" w:color="auto"/>
        <w:bottom w:val="none" w:sz="0" w:space="0" w:color="auto"/>
        <w:right w:val="none" w:sz="0" w:space="0" w:color="auto"/>
      </w:divBdr>
    </w:div>
    <w:div w:id="1216236616">
      <w:bodyDiv w:val="1"/>
      <w:marLeft w:val="0"/>
      <w:marRight w:val="0"/>
      <w:marTop w:val="0"/>
      <w:marBottom w:val="0"/>
      <w:divBdr>
        <w:top w:val="none" w:sz="0" w:space="0" w:color="auto"/>
        <w:left w:val="none" w:sz="0" w:space="0" w:color="auto"/>
        <w:bottom w:val="none" w:sz="0" w:space="0" w:color="auto"/>
        <w:right w:val="none" w:sz="0" w:space="0" w:color="auto"/>
      </w:divBdr>
    </w:div>
    <w:div w:id="17479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wmf"/><Relationship Id="rId4" Type="http://schemas.openxmlformats.org/officeDocument/2006/relationships/settings" Target="settings.xml"/><Relationship Id="rId9"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6</Pages>
  <Words>1689</Words>
  <Characters>9630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JieZHANG</dc:creator>
  <cp:lastModifiedBy>ZHANGM.H.</cp:lastModifiedBy>
  <cp:revision>6</cp:revision>
  <dcterms:created xsi:type="dcterms:W3CDTF">2013-08-22T12:36:00Z</dcterms:created>
  <dcterms:modified xsi:type="dcterms:W3CDTF">2013-08-22T16:45:00Z</dcterms:modified>
</cp:coreProperties>
</file>